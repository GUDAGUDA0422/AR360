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Default ContentType="image/x-wmf" Extension="wmf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header+xml" PartName="/word/header1.xml"/>
  <Override ContentType="application/vnd.openxmlformats-officedocument.wordprocessingml.header+xml" PartName="/word/header2.xml"/>
  <Default ContentType="image/png" Extension="png"/>
  <Default ContentType="image/jpeg" Extension="jpe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rPr>
          <w:rFonts w:hint="eastAsia"/>
        </w:rPr>
      </w:pPr>
    </w:p>
    <w:p>
      <w:pPr>
        <w:pStyle w:val="22"/>
        <w:pBdr>
          <w:top w:val="single" w:color="auto" w:sz="18" w:space="28"/>
        </w:pBdr>
        <w:ind w:left="840" w:firstLine="1615" w:firstLineChars="311"/>
        <w:rPr>
          <w:rFonts w:hint="eastAsia"/>
        </w:rPr>
      </w:pPr>
      <w:r>
        <w:rPr>
          <w:rFonts w:hint="eastAsia"/>
        </w:rPr>
        <w:t>AR试衣间系统</w:t>
      </w:r>
    </w:p>
    <w:p>
      <w:pPr>
        <w:pStyle w:val="22"/>
        <w:pBdr>
          <w:top w:val="single" w:color="auto" w:sz="18" w:space="28"/>
        </w:pBdr>
        <w:ind w:left="840" w:firstLine="1615" w:firstLineChars="311"/>
        <w:rPr>
          <w:rFonts w:hint="eastAsia"/>
        </w:rPr>
      </w:pPr>
      <w:r>
        <w:rPr>
          <w:rFonts w:hint="eastAsia"/>
        </w:rPr>
        <w:t xml:space="preserve">   用户手册</w:t>
      </w:r>
    </w:p>
    <w:p>
      <w:pPr>
        <w:rPr>
          <w:rFonts w:hint="eastAsia"/>
          <w:b/>
          <w:sz w:val="30"/>
          <w:szCs w:val="30"/>
        </w:rPr>
      </w:pPr>
    </w:p>
    <w:p>
      <w:pPr>
        <w:rPr>
          <w:rFonts w:hint="eastAsia"/>
          <w:b/>
          <w:sz w:val="30"/>
          <w:szCs w:val="30"/>
        </w:rPr>
      </w:pPr>
    </w:p>
    <w:p>
      <w:pPr>
        <w:rPr>
          <w:rFonts w:hint="eastAsia"/>
          <w:b/>
          <w:sz w:val="30"/>
          <w:szCs w:val="30"/>
        </w:rPr>
      </w:pPr>
    </w:p>
    <w:p>
      <w:pPr>
        <w:rPr>
          <w:rFonts w:hint="eastAsia"/>
          <w:b/>
          <w:sz w:val="30"/>
          <w:szCs w:val="30"/>
        </w:rPr>
      </w:pPr>
    </w:p>
    <w:p>
      <w:pPr>
        <w:rPr>
          <w:rFonts w:hint="eastAsia"/>
          <w:b/>
        </w:rPr>
      </w:pPr>
    </w:p>
    <w:p>
      <w:pPr>
        <w:spacing w:line="480" w:lineRule="auto"/>
        <w:ind w:firstLine="2038" w:firstLineChars="897"/>
        <w:rPr>
          <w:rFonts w:hint="eastAsia"/>
          <w:b/>
          <w:u w:val="single"/>
        </w:rPr>
      </w:pPr>
    </w:p>
    <w:p>
      <w:pPr>
        <w:spacing w:line="480" w:lineRule="auto"/>
        <w:ind w:firstLine="2038" w:firstLineChars="897"/>
        <w:rPr>
          <w:rFonts w:hint="eastAsia"/>
          <w:b/>
          <w:u w:val="single"/>
        </w:rPr>
      </w:pPr>
    </w:p>
    <w:p>
      <w:pPr>
        <w:spacing w:line="480" w:lineRule="auto"/>
        <w:ind w:firstLine="2038" w:firstLineChars="897"/>
        <w:rPr>
          <w:rFonts w:hint="eastAsia"/>
          <w:b/>
          <w:u w:val="single"/>
        </w:rPr>
      </w:pPr>
    </w:p>
    <w:p>
      <w:pPr>
        <w:spacing w:line="480" w:lineRule="auto"/>
        <w:ind w:left="1260" w:firstLine="42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撰写人：</w:t>
      </w:r>
      <w:r>
        <w:rPr>
          <w:rFonts w:hint="eastAsia"/>
          <w:b/>
          <w:sz w:val="28"/>
          <w:szCs w:val="28"/>
          <w:u w:val="single"/>
        </w:rPr>
        <w:t xml:space="preserve">  张楠凌                     </w:t>
      </w:r>
    </w:p>
    <w:p>
      <w:pPr>
        <w:spacing w:line="480" w:lineRule="auto"/>
        <w:ind w:left="1260" w:firstLine="42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审核人：</w:t>
      </w:r>
      <w:r>
        <w:rPr>
          <w:rFonts w:hint="eastAsia"/>
          <w:b/>
          <w:sz w:val="28"/>
          <w:szCs w:val="28"/>
          <w:u w:val="single"/>
        </w:rPr>
        <w:t xml:space="preserve"> 项目小组成员                </w:t>
      </w:r>
    </w:p>
    <w:p>
      <w:pPr>
        <w:spacing w:line="480" w:lineRule="auto"/>
        <w:ind w:left="1260" w:firstLine="420"/>
        <w:rPr>
          <w:rFonts w:hint="eastAsia"/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lang w:val="en-US" w:eastAsia="zh-CN"/>
        </w:rPr>
        <w:t>日  期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val="en-US" w:eastAsia="zh-CN"/>
        </w:rPr>
        <w:t xml:space="preserve"> 2015-06-10  </w:t>
      </w:r>
      <w:bookmarkStart w:id="73" w:name="_GoBack"/>
      <w:bookmarkEnd w:id="73"/>
      <w:r>
        <w:rPr>
          <w:rFonts w:hint="eastAsia"/>
          <w:b/>
          <w:sz w:val="28"/>
          <w:szCs w:val="28"/>
          <w:u w:val="single"/>
        </w:rPr>
        <w:t xml:space="preserve">                </w:t>
      </w:r>
    </w:p>
    <w:p>
      <w:pPr>
        <w:spacing w:line="480" w:lineRule="auto"/>
        <w:ind w:left="1260" w:firstLine="420"/>
        <w:rPr>
          <w:rFonts w:hint="eastAsia"/>
          <w:b/>
          <w:sz w:val="28"/>
          <w:szCs w:val="28"/>
          <w:u w:val="single"/>
        </w:rPr>
      </w:pPr>
    </w:p>
    <w:p>
      <w:pPr>
        <w:spacing w:line="480" w:lineRule="auto"/>
        <w:ind w:left="1260" w:firstLine="420"/>
        <w:rPr>
          <w:rFonts w:hint="eastAsia"/>
          <w:b/>
          <w:sz w:val="28"/>
          <w:szCs w:val="28"/>
          <w:u w:val="single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tabs>
          <w:tab w:val="right" w:leader="dot" w:pos="8306"/>
        </w:tabs>
        <w:spacing w:line="500" w:lineRule="exact"/>
        <w:textAlignment w:val="baseline"/>
        <w:rPr>
          <w:rFonts w:hint="eastAsia" w:ascii="黑体" w:eastAsia="黑体"/>
          <w:b/>
          <w:sz w:val="36"/>
          <w:szCs w:val="36"/>
        </w:rPr>
      </w:pPr>
      <w:bookmarkStart w:id="0" w:name="_Toc173051604"/>
      <w:bookmarkStart w:id="1" w:name="_Toc177799446"/>
      <w:bookmarkStart w:id="2" w:name="_Toc193166327"/>
      <w:bookmarkStart w:id="3" w:name="_Toc194225131"/>
      <w:bookmarkStart w:id="4" w:name="_Toc194387955"/>
    </w:p>
    <w:p>
      <w:pPr>
        <w:tabs>
          <w:tab w:val="right" w:leader="dot" w:pos="8306"/>
        </w:tabs>
        <w:spacing w:line="500" w:lineRule="exact"/>
        <w:textAlignment w:val="baseline"/>
        <w:rPr>
          <w:rFonts w:hint="eastAsia" w:ascii="黑体" w:eastAsia="黑体"/>
          <w:b/>
          <w:sz w:val="36"/>
          <w:szCs w:val="36"/>
        </w:rPr>
      </w:pPr>
    </w:p>
    <w:p>
      <w:pPr>
        <w:tabs>
          <w:tab w:val="right" w:leader="dot" w:pos="8306"/>
        </w:tabs>
        <w:spacing w:line="500" w:lineRule="exact"/>
        <w:textAlignment w:val="baseline"/>
        <w:rPr>
          <w:rFonts w:hint="eastAsia" w:ascii="黑体" w:eastAsia="黑体"/>
          <w:b/>
          <w:sz w:val="36"/>
          <w:szCs w:val="36"/>
        </w:rPr>
      </w:pPr>
    </w:p>
    <w:p>
      <w:pPr>
        <w:tabs>
          <w:tab w:val="right" w:leader="dot" w:pos="8306"/>
        </w:tabs>
        <w:spacing w:line="500" w:lineRule="exact"/>
        <w:textAlignment w:val="baseline"/>
        <w:rPr>
          <w:rFonts w:hint="eastAsia" w:ascii="黑体" w:eastAsia="黑体"/>
          <w:b/>
          <w:sz w:val="36"/>
          <w:szCs w:val="36"/>
        </w:rPr>
      </w:pPr>
    </w:p>
    <w:p>
      <w:pPr>
        <w:pStyle w:val="14"/>
        <w:tabs>
          <w:tab w:val="right" w:leader="dot" w:pos="8312"/>
        </w:tabs>
        <w:rPr>
          <w:rFonts w:hint="eastAsia" w:ascii="黑体" w:eastAsia="黑体"/>
          <w:b/>
          <w:sz w:val="36"/>
          <w:szCs w:val="36"/>
        </w:rPr>
      </w:pPr>
    </w:p>
    <w:p>
      <w:pPr>
        <w:pStyle w:val="14"/>
        <w:tabs>
          <w:tab w:val="right" w:leader="dot" w:pos="8312"/>
        </w:tabs>
        <w:rPr>
          <w:rFonts w:hint="eastAsia" w:ascii="黑体" w:eastAsia="黑体"/>
          <w:b/>
          <w:sz w:val="36"/>
          <w:szCs w:val="36"/>
        </w:rPr>
      </w:pPr>
    </w:p>
    <w:p>
      <w:pPr>
        <w:pStyle w:val="14"/>
        <w:tabs>
          <w:tab w:val="right" w:leader="dot" w:pos="8312"/>
        </w:tabs>
        <w:rPr>
          <w:rFonts w:hint="eastAsia" w:ascii="黑体" w:eastAsia="黑体"/>
          <w:b/>
          <w:sz w:val="36"/>
          <w:szCs w:val="36"/>
        </w:rPr>
      </w:pPr>
    </w:p>
    <w:p>
      <w:pPr>
        <w:pStyle w:val="14"/>
        <w:tabs>
          <w:tab w:val="right" w:leader="dot" w:pos="8312"/>
        </w:tabs>
        <w:rPr>
          <w:rFonts w:hint="eastAsia" w:ascii="黑体" w:eastAsia="黑体"/>
          <w:b/>
          <w:sz w:val="36"/>
          <w:szCs w:val="36"/>
        </w:rPr>
      </w:pPr>
    </w:p>
    <w:p>
      <w:pPr>
        <w:pStyle w:val="14"/>
        <w:tabs>
          <w:tab w:val="right" w:leader="dot" w:pos="8312"/>
        </w:tabs>
        <w:rPr>
          <w:rFonts w:hint="eastAsia" w:ascii="黑体" w:eastAsia="黑体"/>
          <w:b/>
          <w:sz w:val="36"/>
          <w:szCs w:val="36"/>
        </w:rPr>
      </w:pPr>
    </w:p>
    <w:p>
      <w:pPr>
        <w:pStyle w:val="14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eastAsia="黑体"/>
          <w:b/>
          <w:sz w:val="36"/>
          <w:szCs w:val="36"/>
        </w:rPr>
        <w:fldChar w:fldCharType="begin"/>
      </w:r>
      <w:r>
        <w:rPr>
          <w:rFonts w:hint="eastAsia" w:ascii="黑体" w:eastAsia="黑体"/>
          <w:b/>
          <w:sz w:val="36"/>
          <w:szCs w:val="36"/>
        </w:rPr>
        <w:instrText xml:space="preserve">TOC \o "1-3" \h \u </w:instrText>
      </w:r>
      <w:r>
        <w:rPr>
          <w:rFonts w:hint="eastAsia" w:ascii="黑体" w:eastAsia="黑体"/>
          <w:b/>
          <w:sz w:val="36"/>
          <w:szCs w:val="36"/>
        </w:rPr>
        <w:fldChar w:fldCharType="separate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_Toc11016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44"/>
          <w:szCs w:val="20"/>
          <w:lang w:val="en-US" w:eastAsia="zh-CN" w:bidi="ar-SA"/>
        </w:rPr>
        <w:t xml:space="preserve">第一章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引言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_Toc11016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_Toc25006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1.1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项目名称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_Toc25006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_Toc7563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1.2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编写目的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_Toc7563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_Toc3162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1.3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预期的读者和阅读建议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_Toc3162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_Toc19631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1.4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术语和简约语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_Toc19631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_Toc6632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1.5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参考资料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_Toc6632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_Toc6465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宋体"/>
          <w:bCs/>
          <w:kern w:val="44"/>
          <w:szCs w:val="20"/>
          <w:lang w:val="en-US" w:eastAsia="zh-CN" w:bidi="ar-SA"/>
        </w:rPr>
        <w:t xml:space="preserve">第二章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总体功能概述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_Toc6465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_Toc28949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2.1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运行环境及配置安装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_Toc28949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_Toc1840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Cs w:val="20"/>
          <w:lang w:val="en-US" w:eastAsia="zh-CN" w:bidi="ar-SA"/>
        </w:rPr>
        <w:t xml:space="preserve">2.1.1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环境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_Toc1840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_Toc20107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Cs w:val="20"/>
          <w:lang w:val="en-US" w:eastAsia="zh-CN" w:bidi="ar-SA"/>
        </w:rPr>
        <w:t xml:space="preserve">2.1.2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硬件设备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_Toc20107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_Toc29728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Cs w:val="20"/>
          <w:lang w:val="en-US" w:eastAsia="zh-CN" w:bidi="ar-SA"/>
        </w:rPr>
        <w:t xml:space="preserve">2.1.3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使用安装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_Toc29728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_Toc1636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2.2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功能概述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_Toc1636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_Toc9409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2.3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操作界面介绍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_Toc9409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_Toc28571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宋体"/>
          <w:bCs/>
          <w:kern w:val="44"/>
          <w:szCs w:val="20"/>
          <w:lang w:val="en-US" w:eastAsia="zh-CN" w:bidi="ar-SA"/>
        </w:rPr>
        <w:t xml:space="preserve">第三章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用户操作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_Toc28571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_Toc27883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3.1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功能列表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_Toc27883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_Toc11342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3.2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操作流程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_Toc11342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_Toc5473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Cs w:val="20"/>
          <w:lang w:val="en-US" w:eastAsia="zh-CN" w:bidi="ar-SA"/>
        </w:rPr>
        <w:t xml:space="preserve">3.2.1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试衣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_Toc5473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_Toc15588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Cs w:val="20"/>
          <w:lang w:val="en-US" w:eastAsia="zh-CN" w:bidi="ar-SA"/>
        </w:rPr>
        <w:t xml:space="preserve">3.2.2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购买衣服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_Toc15588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_Toc21715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Cs w:val="20"/>
          <w:lang w:val="en-US" w:eastAsia="zh-CN" w:bidi="ar-SA"/>
        </w:rPr>
        <w:t xml:space="preserve">3.2.3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制衣坊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_Toc21715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_Toc32147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黑体" w:cs="Times New Roman"/>
          <w:kern w:val="2"/>
          <w:szCs w:val="20"/>
          <w:lang w:val="en-US" w:eastAsia="zh-CN" w:bidi="ar-SA"/>
        </w:rPr>
        <w:t xml:space="preserve">3.2.4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我的衣柜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_Toc32147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_Toc7644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44"/>
          <w:szCs w:val="20"/>
          <w:lang w:val="en-US" w:eastAsia="zh-CN" w:bidi="ar-SA"/>
        </w:rPr>
        <w:t xml:space="preserve">第四章 </w:t>
      </w:r>
      <w:r>
        <w:rPr>
          <w:rFonts w:hint="default" w:ascii="Times New Roman" w:hAnsi="Times New Roman" w:eastAsia="宋体" w:cs="Times New Roman"/>
          <w:kern w:val="2"/>
          <w:szCs w:val="20"/>
          <w:lang w:val="en-US" w:eastAsia="zh-CN" w:bidi="ar-SA"/>
        </w:rPr>
        <w:t>4.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 性能 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_Toc7644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_Toc26838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4.1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     </w:t>
      </w:r>
      <w:r>
        <w:rPr>
          <w:rFonts w:hint="default" w:ascii="Times New Roman" w:hAnsi="Times New Roman" w:eastAsia="宋体" w:cs="Times New Roman"/>
          <w:kern w:val="2"/>
          <w:szCs w:val="20"/>
          <w:lang w:val="en-US" w:eastAsia="zh-CN" w:bidi="ar-SA"/>
        </w:rPr>
        <w:t>4.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1  精度 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_Toc26838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_Toc21009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4.2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     </w:t>
      </w:r>
      <w:r>
        <w:rPr>
          <w:rFonts w:hint="default" w:ascii="Times New Roman" w:hAnsi="Times New Roman" w:eastAsia="宋体" w:cs="Times New Roman"/>
          <w:kern w:val="2"/>
          <w:szCs w:val="20"/>
          <w:lang w:val="en-US" w:eastAsia="zh-CN" w:bidi="ar-SA"/>
        </w:rPr>
        <w:t>4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.2  时间特性 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_Toc21009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12"/>
        </w:tabs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begin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instrText xml:space="preserve"> HYPERLINK \l _Toc3798 </w:instrText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separate"/>
      </w:r>
      <w:r>
        <w:rPr>
          <w:rFonts w:hint="eastAsia" w:ascii="Arial" w:hAnsi="Arial" w:eastAsia="黑体" w:cs="Times New Roman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spacing w:val="0"/>
          <w:kern w:val="2"/>
          <w:position w:val="0"/>
          <w:szCs w:val="20"/>
          <w:lang w:val="en-US" w:eastAsia="zh-CN" w:bidi="ar-SA"/>
        </w:rPr>
        <w:t xml:space="preserve">4.3 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     </w:t>
      </w:r>
      <w:r>
        <w:rPr>
          <w:rFonts w:hint="default" w:ascii="Times New Roman" w:hAnsi="Times New Roman" w:eastAsia="宋体" w:cs="Times New Roman"/>
          <w:kern w:val="2"/>
          <w:szCs w:val="20"/>
          <w:lang w:val="en-US" w:eastAsia="zh-CN" w:bidi="ar-SA"/>
        </w:rPr>
        <w:t>4</w:t>
      </w:r>
      <w:r>
        <w:rPr>
          <w:rFonts w:hint="eastAsia" w:ascii="Times New Roman" w:hAnsi="Times New Roman" w:eastAsia="宋体" w:cs="Times New Roman"/>
          <w:kern w:val="2"/>
          <w:szCs w:val="20"/>
          <w:lang w:val="en-US" w:eastAsia="zh-CN" w:bidi="ar-SA"/>
        </w:rPr>
        <w:t>.3  灵活性 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instrText xml:space="preserve"> PAGEREF _Toc3798 </w:instrTex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kern w:val="2"/>
          <w:szCs w:val="20"/>
          <w:lang w:val="en-US" w:eastAsia="zh-CN" w:bidi="ar-SA"/>
        </w:rPr>
        <w:fldChar w:fldCharType="end"/>
      </w: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tabs>
          <w:tab w:val="right" w:leader="dot" w:pos="8306"/>
        </w:tabs>
        <w:spacing w:line="500" w:lineRule="exact"/>
        <w:textAlignment w:val="baseline"/>
        <w:rPr>
          <w:rFonts w:hint="eastAsia" w:ascii="黑体" w:eastAsia="黑体"/>
          <w:b/>
          <w:sz w:val="36"/>
          <w:szCs w:val="36"/>
        </w:rPr>
        <w:sectPr>
          <w:headerReference r:id="rId5" w:type="first"/>
          <w:footerReference r:id="rId7" w:type="first"/>
          <w:headerReference r:id="rId4" w:type="default"/>
          <w:footerReference r:id="rId6" w:type="default"/>
          <w:pgSz w:w="11906" w:h="16838"/>
          <w:pgMar w:top="1440" w:right="1797" w:bottom="1440" w:left="1797" w:header="851" w:footer="992" w:gutter="0"/>
          <w:pgNumType w:start="1"/>
          <w:cols w:space="720" w:num="1"/>
          <w:docGrid w:type="lines" w:linePitch="312" w:charSpace="0"/>
        </w:sectPr>
      </w:pPr>
      <w:r>
        <w:rPr>
          <w:rFonts w:hint="eastAsia" w:ascii="黑体" w:hAnsi="Times New Roman" w:eastAsia="黑体" w:cs="Times New Roman"/>
          <w:kern w:val="2"/>
          <w:szCs w:val="36"/>
          <w:lang w:val="en-US" w:eastAsia="zh-CN" w:bidi="ar-SA"/>
        </w:rPr>
        <w:fldChar w:fldCharType="end"/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5" w:name="_Toc296927171"/>
      <w:bookmarkStart w:id="6" w:name="_Toc11016"/>
      <w:r>
        <w:rPr>
          <w:rFonts w:hint="eastAsia"/>
        </w:rPr>
        <w:t>引言</w:t>
      </w:r>
      <w:bookmarkEnd w:id="0"/>
      <w:bookmarkEnd w:id="1"/>
      <w:bookmarkEnd w:id="2"/>
      <w:bookmarkEnd w:id="3"/>
      <w:bookmarkEnd w:id="4"/>
      <w:bookmarkEnd w:id="5"/>
      <w:bookmarkEnd w:id="6"/>
    </w:p>
    <w:p>
      <w:pPr>
        <w:pStyle w:val="3"/>
        <w:rPr>
          <w:rFonts w:hint="eastAsia"/>
        </w:rPr>
      </w:pPr>
      <w:bookmarkStart w:id="7" w:name="_Toc194387956"/>
      <w:bookmarkStart w:id="8" w:name="_Toc194225132"/>
      <w:bookmarkStart w:id="9" w:name="_Toc193166328"/>
      <w:bookmarkStart w:id="10" w:name="_Toc177373084"/>
      <w:bookmarkStart w:id="11" w:name="_Toc173051605"/>
      <w:bookmarkStart w:id="12" w:name="_Toc211256704"/>
      <w:bookmarkStart w:id="13" w:name="_Toc296927172"/>
      <w:bookmarkStart w:id="14" w:name="_Toc25006"/>
      <w:bookmarkStart w:id="15" w:name="_Toc173051606"/>
      <w:r>
        <w:rPr>
          <w:rFonts w:hint="eastAsia"/>
        </w:rPr>
        <w:t>项目名称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bookmarkEnd w:id="15"/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AR试衣系统</w:t>
      </w:r>
    </w:p>
    <w:p>
      <w:pPr>
        <w:pStyle w:val="3"/>
        <w:rPr>
          <w:rFonts w:hint="eastAsia"/>
        </w:rPr>
      </w:pPr>
      <w:bookmarkStart w:id="16" w:name="_Toc296927173"/>
      <w:bookmarkStart w:id="17" w:name="_Toc7563"/>
      <w:r>
        <w:rPr>
          <w:rFonts w:hint="eastAsia"/>
        </w:rPr>
        <w:t>编写目的</w:t>
      </w:r>
      <w:bookmarkEnd w:id="16"/>
      <w:bookmarkEnd w:id="17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为了帮助用户更好的了解和使用该软件，提高用户与软件的亲和度。用户手册讲述怎样安装，配置该系统，以及该软件使用过程中应注意的一些问题。</w:t>
      </w:r>
    </w:p>
    <w:p>
      <w:pPr>
        <w:pStyle w:val="3"/>
        <w:rPr>
          <w:rFonts w:hint="eastAsia"/>
        </w:rPr>
      </w:pPr>
      <w:bookmarkStart w:id="18" w:name="_Toc173051607"/>
      <w:bookmarkStart w:id="19" w:name="_Toc177373087"/>
      <w:bookmarkStart w:id="20" w:name="_Toc193166331"/>
      <w:bookmarkStart w:id="21" w:name="_Toc211256729"/>
      <w:bookmarkStart w:id="22" w:name="_Toc296927174"/>
      <w:bookmarkStart w:id="23" w:name="_Toc3162"/>
      <w:r>
        <w:rPr>
          <w:rFonts w:hint="eastAsia"/>
        </w:rPr>
        <w:t>预期的读者和阅读建议</w:t>
      </w:r>
      <w:bookmarkEnd w:id="18"/>
      <w:bookmarkEnd w:id="19"/>
      <w:bookmarkEnd w:id="20"/>
      <w:bookmarkEnd w:id="21"/>
      <w:bookmarkEnd w:id="22"/>
      <w:bookmarkEnd w:id="23"/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预期读者：测试工程师、项目管理人员、最终业务用户。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阅读建议：最终业务用户需要阅读全部内容，其他人员以此文档作为了解和使用本系统的参考手册。</w:t>
      </w:r>
    </w:p>
    <w:p>
      <w:pPr>
        <w:pStyle w:val="3"/>
        <w:rPr>
          <w:rFonts w:hint="eastAsia"/>
        </w:rPr>
      </w:pPr>
      <w:bookmarkStart w:id="24" w:name="_Toc177799452"/>
      <w:bookmarkStart w:id="25" w:name="_Toc193166334"/>
      <w:bookmarkStart w:id="26" w:name="_Toc211256730"/>
      <w:bookmarkStart w:id="27" w:name="_Toc296927175"/>
      <w:bookmarkStart w:id="28" w:name="_Toc19631"/>
      <w:r>
        <w:rPr>
          <w:rFonts w:hint="eastAsia"/>
        </w:rPr>
        <w:t>术语和简约语</w:t>
      </w:r>
      <w:bookmarkEnd w:id="24"/>
      <w:bookmarkEnd w:id="25"/>
      <w:bookmarkEnd w:id="26"/>
      <w:bookmarkEnd w:id="27"/>
      <w:bookmarkEnd w:id="28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AR：增强现实（</w:t>
      </w:r>
      <w:r>
        <w:rPr>
          <w:rFonts w:ascii="Arial" w:hAnsi="Arial" w:cs="Arial"/>
          <w:color w:val="262626"/>
          <w:kern w:val="0"/>
          <w:sz w:val="26"/>
          <w:szCs w:val="26"/>
        </w:rPr>
        <w:t>Augmented Reality</w:t>
      </w:r>
      <w:r>
        <w:rPr>
          <w:rFonts w:hint="eastAsia" w:ascii="宋体" w:hAnsi="宋体"/>
          <w:sz w:val="24"/>
        </w:rPr>
        <w:t>）</w:t>
      </w:r>
    </w:p>
    <w:p>
      <w:pPr>
        <w:pStyle w:val="3"/>
        <w:rPr>
          <w:rFonts w:hint="eastAsia"/>
        </w:rPr>
      </w:pPr>
      <w:bookmarkStart w:id="29" w:name="_Toc173051609"/>
      <w:bookmarkStart w:id="30" w:name="_Toc177799453"/>
      <w:bookmarkStart w:id="31" w:name="_Toc193166335"/>
      <w:bookmarkStart w:id="32" w:name="_Toc211256731"/>
      <w:bookmarkStart w:id="33" w:name="_Toc296927176"/>
      <w:bookmarkStart w:id="34" w:name="_Toc6632"/>
      <w:r>
        <w:rPr>
          <w:rFonts w:hint="eastAsia"/>
        </w:rPr>
        <w:t>参考资料</w:t>
      </w:r>
      <w:bookmarkEnd w:id="29"/>
      <w:bookmarkEnd w:id="30"/>
      <w:bookmarkEnd w:id="31"/>
      <w:bookmarkEnd w:id="32"/>
      <w:bookmarkEnd w:id="33"/>
      <w:bookmarkEnd w:id="34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《WEB 3D商城及虚拟试衣系统用户手册说明书》</w:t>
      </w:r>
      <w:bookmarkStart w:id="35" w:name="_Toc204485751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>
      <w:pPr>
        <w:pStyle w:val="23"/>
        <w:rPr>
          <w:rFonts w:hint="eastAsia"/>
        </w:rPr>
      </w:pPr>
      <w:bookmarkStart w:id="36" w:name="_Toc296927177"/>
      <w:bookmarkStart w:id="37" w:name="_Toc6465"/>
      <w:r>
        <w:rPr>
          <w:rFonts w:hint="eastAsia"/>
        </w:rPr>
        <w:t>总体功能概述</w:t>
      </w:r>
      <w:bookmarkEnd w:id="35"/>
      <w:bookmarkEnd w:id="36"/>
      <w:bookmarkEnd w:id="37"/>
    </w:p>
    <w:p>
      <w:pPr>
        <w:pStyle w:val="3"/>
        <w:rPr>
          <w:rFonts w:hint="eastAsia"/>
        </w:rPr>
      </w:pPr>
      <w:bookmarkStart w:id="38" w:name="_Toc296927178"/>
      <w:bookmarkStart w:id="39" w:name="_Toc28949"/>
      <w:r>
        <w:rPr>
          <w:rFonts w:hint="eastAsia"/>
        </w:rPr>
        <w:t>运行环境及配置</w:t>
      </w:r>
      <w:bookmarkEnd w:id="38"/>
      <w:r>
        <w:rPr>
          <w:rFonts w:hint="eastAsia"/>
          <w:lang w:val="en-US" w:eastAsia="zh-CN"/>
        </w:rPr>
        <w:t>安装</w:t>
      </w:r>
      <w:bookmarkEnd w:id="39"/>
    </w:p>
    <w:p>
      <w:pPr>
        <w:pStyle w:val="4"/>
        <w:rPr>
          <w:rFonts w:hint="eastAsia"/>
          <w:lang w:val="en-US"/>
        </w:rPr>
      </w:pPr>
      <w:bookmarkStart w:id="40" w:name="_Toc1840"/>
      <w:r>
        <w:rPr>
          <w:rFonts w:hint="eastAsia"/>
          <w:lang w:val="en-US" w:eastAsia="zh-CN"/>
        </w:rPr>
        <w:t>环境</w:t>
      </w:r>
      <w:bookmarkEnd w:id="40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运行环境－操作系统：</w:t>
      </w:r>
      <w:r>
        <w:rPr>
          <w:rFonts w:ascii="宋体" w:hAnsi="宋体"/>
          <w:sz w:val="24"/>
        </w:rPr>
        <w:t>Microsoft Windows XP</w:t>
      </w:r>
      <w:r>
        <w:rPr>
          <w:rFonts w:hint="eastAsia" w:ascii="宋体" w:hAnsi="宋体"/>
          <w:sz w:val="24"/>
        </w:rPr>
        <w:t>以上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配置环境－用户无需配置环境</w:t>
      </w:r>
      <w:r>
        <w:rPr>
          <w:rFonts w:hint="eastAsia" w:ascii="宋体" w:hAnsi="宋体"/>
          <w:sz w:val="24"/>
          <w:lang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bookmarkStart w:id="41" w:name="_Toc20107"/>
      <w:r>
        <w:rPr>
          <w:rFonts w:hint="eastAsia"/>
          <w:lang w:val="en-US" w:eastAsia="zh-CN"/>
        </w:rPr>
        <w:t>硬件设备</w:t>
      </w:r>
      <w:bookmarkEnd w:id="41"/>
    </w:p>
    <w:p>
      <w:pPr>
        <w:spacing w:line="360" w:lineRule="auto"/>
        <w:ind w:firstLine="480" w:firstLineChars="20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CPU：Pentium II（或以上） 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内存：512M（或以上） 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硬盘：50G（或以上） 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其他设备：鼠标，摄像头 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操作系统：WINDOWS98（或以上）</w:t>
      </w:r>
    </w:p>
    <w:p>
      <w:pPr>
        <w:pStyle w:val="4"/>
        <w:rPr>
          <w:rFonts w:hint="eastAsia"/>
          <w:lang w:val="en-US" w:eastAsia="zh-CN"/>
        </w:rPr>
      </w:pPr>
      <w:bookmarkStart w:id="42" w:name="_Toc29728"/>
      <w:r>
        <w:rPr>
          <w:rFonts w:hint="eastAsia"/>
          <w:lang w:val="en-US" w:eastAsia="zh-CN"/>
        </w:rPr>
        <w:t>使用安装</w:t>
      </w:r>
      <w:bookmarkEnd w:id="42"/>
    </w:p>
    <w:p>
      <w:pPr>
        <w:spacing w:line="360" w:lineRule="auto"/>
        <w:ind w:firstLine="480" w:firstLineChars="200"/>
        <w:rPr>
          <w:rFonts w:hint="eastAsia" w:ascii="宋体" w:hAnsi="宋体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在windows环境下，</w:t>
      </w:r>
      <w:r>
        <w:rPr>
          <w:rFonts w:hint="eastAsia" w:ascii="宋体" w:hAnsi="宋体"/>
          <w:sz w:val="24"/>
        </w:rPr>
        <w:t>下载解压后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</w:rPr>
        <w:t>直接</w:t>
      </w:r>
      <w:r>
        <w:rPr>
          <w:rFonts w:hint="eastAsia" w:ascii="宋体" w:hAnsi="宋体"/>
          <w:sz w:val="24"/>
          <w:lang w:val="en-US" w:eastAsia="zh-CN"/>
        </w:rPr>
        <w:t>运行</w:t>
      </w:r>
      <w:r>
        <w:rPr>
          <w:rFonts w:hint="eastAsia" w:ascii="宋体" w:hAnsi="宋体"/>
          <w:sz w:val="24"/>
        </w:rPr>
        <w:t>安装使用即可。</w:t>
      </w:r>
    </w:p>
    <w:p>
      <w:pPr>
        <w:pStyle w:val="3"/>
        <w:rPr>
          <w:rFonts w:hint="eastAsia"/>
        </w:rPr>
      </w:pPr>
      <w:bookmarkStart w:id="43" w:name="_Toc296927179"/>
      <w:bookmarkStart w:id="44" w:name="_Toc1636"/>
      <w:r>
        <w:rPr>
          <w:rFonts w:hint="eastAsia"/>
        </w:rPr>
        <w:t>功能概述</w:t>
      </w:r>
      <w:bookmarkEnd w:id="43"/>
      <w:bookmarkEnd w:id="44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通过AR试衣间，用户可以1.实现在家试衣服的功能，无需往返商场。2.直接在商城购买试好的衣服3.3D制衣坊——用户可以根据喜欢的或自己设计的本地图案渲染到衣服上，实现自己设计衣服的需求。4衣柜——用户可以在本地衣柜中查看自己设计的已存储衣服。</w:t>
      </w:r>
    </w:p>
    <w:p>
      <w:pPr>
        <w:pStyle w:val="3"/>
        <w:rPr>
          <w:rFonts w:hint="eastAsia"/>
        </w:rPr>
      </w:pPr>
      <w:bookmarkStart w:id="45" w:name="_Toc204485753"/>
      <w:bookmarkStart w:id="46" w:name="_Toc296927180"/>
      <w:bookmarkStart w:id="47" w:name="_Toc9409"/>
      <w:r>
        <w:rPr>
          <w:rFonts w:hint="eastAsia"/>
        </w:rPr>
        <w:t>操作界面介绍</w:t>
      </w:r>
      <w:bookmarkEnd w:id="45"/>
      <w:bookmarkEnd w:id="46"/>
      <w:bookmarkEnd w:id="47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下图是AR试衣间的操作界面，如图2-1所示。</w:t>
      </w:r>
    </w:p>
    <w:p>
      <w:pPr>
        <w:jc w:val="center"/>
        <w:rPr>
          <w:rFonts w:hint="eastAsia" w:ascii="宋体" w:hAnsi="宋体"/>
          <w:sz w:val="24"/>
        </w:rPr>
      </w:pPr>
    </w:p>
    <w:p>
      <w:pPr>
        <w:jc w:val="center"/>
        <w:rPr>
          <w:rFonts w:hint="eastAsia" w:ascii="宋体" w:hAnsi="宋体"/>
          <w:sz w:val="24"/>
          <w:lang w:val="en-US"/>
        </w:rPr>
      </w:pPr>
      <w:r>
        <w:rPr>
          <w:rFonts w:hint="eastAsia" w:ascii="宋体" w:hAnsi="宋体" w:eastAsia="宋体" w:cs="Times New Roman"/>
          <w:kern w:val="2"/>
          <w:sz w:val="24"/>
          <w:szCs w:val="20"/>
          <w:lang w:val="en-US" w:eastAsia="zh-CN" w:bidi="ar-SA"/>
        </w:rPr>
        <w:pict>
          <v:shape id="图片 11" o:spid="_x0000_s1027" type="#_x0000_t75" style="height:327.35pt;width:414.3pt;rotation:0f;" o:ole="f" fillcolor="#FFFFFF" filled="f" o:preferrelative="t" stroked="f" coordorigin="0,0" coordsize="21600,21600">
            <v:fill on="f" color2="#FFFFFF" focus="0%"/>
            <v:imagedata gain="65536f" blacklevel="0f" gamma="0" o:title="QQ截图20150523211710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 w:val="24"/>
        </w:rPr>
        <w:t>s</w:t>
      </w:r>
      <w:r>
        <w:rPr>
          <w:rFonts w:hint="eastAsia" w:ascii="宋体" w:hAnsi="宋体"/>
          <w:szCs w:val="21"/>
        </w:rPr>
        <w:t xml:space="preserve">图2-1 </w:t>
      </w:r>
    </w:p>
    <w:p>
      <w:pPr>
        <w:jc w:val="center"/>
        <w:rPr>
          <w:ins w:id="0" w:author="wang_zhm" w:date="2008-07-18T18:31:00Z"/>
          <w:rFonts w:hint="eastAsia" w:ascii="宋体" w:hAnsi="宋体"/>
          <w:szCs w:val="21"/>
        </w:rPr>
      </w:pPr>
    </w:p>
    <w:p>
      <w:pPr>
        <w:spacing w:line="360" w:lineRule="auto"/>
        <w:ind w:firstLine="519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b/>
          <w:sz w:val="24"/>
        </w:rPr>
        <w:t>主功能区：</w:t>
      </w:r>
      <w:r>
        <w:rPr>
          <w:rFonts w:hint="eastAsia" w:ascii="宋体" w:hAnsi="宋体"/>
          <w:sz w:val="24"/>
        </w:rPr>
        <w:t>点击功能菜单后，主功能区会相应的发生变化。主要的功能操作都在主功能区进行。</w:t>
      </w:r>
      <w:bookmarkStart w:id="48" w:name="_Toc212348337"/>
      <w:bookmarkStart w:id="49" w:name="_Toc204485755"/>
      <w:bookmarkStart w:id="50" w:name="_Toc204397343"/>
      <w:r>
        <w:br w:type="page"/>
      </w:r>
    </w:p>
    <w:bookmarkEnd w:id="48"/>
    <w:p>
      <w:pPr>
        <w:rPr>
          <w:rFonts w:hint="eastAsia"/>
        </w:rPr>
      </w:pPr>
      <w:bookmarkStart w:id="51" w:name="_Toc1335"/>
    </w:p>
    <w:p>
      <w:pPr>
        <w:pStyle w:val="23"/>
        <w:rPr>
          <w:rFonts w:hint="eastAsia"/>
        </w:rPr>
      </w:pPr>
      <w:r>
        <w:rPr>
          <w:rFonts w:hint="eastAsia"/>
        </w:rPr>
        <w:t xml:space="preserve"> </w:t>
      </w:r>
      <w:bookmarkStart w:id="52" w:name="_Toc212348338"/>
      <w:bookmarkStart w:id="53" w:name="_Toc296927181"/>
      <w:bookmarkStart w:id="54" w:name="_Toc28571"/>
      <w:r>
        <w:rPr>
          <w:rFonts w:hint="eastAsia"/>
        </w:rPr>
        <w:t>用户</w:t>
      </w:r>
      <w:bookmarkEnd w:id="51"/>
      <w:bookmarkEnd w:id="52"/>
      <w:r>
        <w:rPr>
          <w:rFonts w:hint="eastAsia"/>
        </w:rPr>
        <w:t>操作</w:t>
      </w:r>
      <w:bookmarkEnd w:id="53"/>
      <w:bookmarkEnd w:id="54"/>
    </w:p>
    <w:p>
      <w:pPr>
        <w:pStyle w:val="3"/>
        <w:rPr>
          <w:rFonts w:hint="eastAsia"/>
        </w:rPr>
      </w:pPr>
      <w:bookmarkStart w:id="55" w:name="_Toc212348340"/>
      <w:bookmarkStart w:id="56" w:name="_Toc4883"/>
      <w:bookmarkStart w:id="57" w:name="_Toc296927182"/>
      <w:bookmarkStart w:id="58" w:name="_Toc27883"/>
      <w:r>
        <w:rPr>
          <w:rFonts w:hint="eastAsia"/>
        </w:rPr>
        <w:t>功能列表</w:t>
      </w:r>
      <w:bookmarkEnd w:id="55"/>
      <w:bookmarkEnd w:id="56"/>
      <w:bookmarkEnd w:id="57"/>
      <w:bookmarkEnd w:id="58"/>
    </w:p>
    <w:tbl>
      <w:tblPr>
        <w:tblStyle w:val="21"/>
        <w:tblW w:w="85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left w:w="108" w:type="dxa"/>
          <w:right w:w="108" w:type="dxa"/>
        </w:tblCellMar>
      </w:tblPr>
      <w:tblGrid>
        <w:gridCol w:w="1188"/>
        <w:gridCol w:w="3199"/>
        <w:gridCol w:w="413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left w:w="108" w:type="dxa"/>
            <w:right w:w="108" w:type="dxa"/>
          </w:tblCellMar>
        </w:tblPrEx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vAlign w:val="top"/>
          </w:tcPr>
          <w:p>
            <w:pPr>
              <w:jc w:val="center"/>
              <w:rPr>
                <w:rFonts w:hint="eastAsia" w:ascii="黑体" w:hAnsi="黑体" w:eastAsia="黑体"/>
                <w:b/>
              </w:rPr>
            </w:pPr>
            <w:r>
              <w:rPr>
                <w:rFonts w:hint="eastAsia" w:ascii="黑体" w:hAnsi="黑体" w:eastAsia="黑体"/>
                <w:b/>
              </w:rPr>
              <w:t>编号</w:t>
            </w:r>
          </w:p>
        </w:tc>
        <w:tc>
          <w:tcPr>
            <w:tcW w:w="31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vAlign w:val="top"/>
          </w:tcPr>
          <w:p>
            <w:pPr>
              <w:jc w:val="center"/>
              <w:rPr>
                <w:rFonts w:hint="eastAsia" w:ascii="黑体" w:hAnsi="黑体" w:eastAsia="黑体"/>
                <w:b/>
              </w:rPr>
            </w:pPr>
            <w:r>
              <w:rPr>
                <w:rFonts w:hint="eastAsia" w:ascii="黑体" w:hAnsi="黑体" w:eastAsia="黑体"/>
                <w:b/>
              </w:rPr>
              <w:t>功能名称</w:t>
            </w:r>
          </w:p>
        </w:tc>
        <w:tc>
          <w:tcPr>
            <w:tcW w:w="4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E6E6E6"/>
            <w:vAlign w:val="top"/>
          </w:tcPr>
          <w:p>
            <w:pPr>
              <w:jc w:val="center"/>
              <w:rPr>
                <w:rFonts w:hint="eastAsia" w:ascii="黑体" w:hAnsi="黑体" w:eastAsia="黑体"/>
                <w:b/>
              </w:rPr>
            </w:pPr>
            <w:r>
              <w:rPr>
                <w:rFonts w:hint="eastAsia" w:ascii="黑体" w:hAnsi="黑体" w:eastAsia="黑体"/>
                <w:b/>
              </w:rPr>
              <w:t>功能简述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35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2"/>
              </w:numPr>
              <w:spacing w:line="360" w:lineRule="auto"/>
              <w:jc w:val="left"/>
              <w:rPr>
                <w:rFonts w:hint="eastAsia" w:ascii="黑体" w:hAnsi="黑体" w:eastAsia="黑体"/>
              </w:rPr>
            </w:pPr>
          </w:p>
        </w:tc>
        <w:tc>
          <w:tcPr>
            <w:tcW w:w="31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试衣</w:t>
            </w:r>
          </w:p>
        </w:tc>
        <w:tc>
          <w:tcPr>
            <w:tcW w:w="4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rPr>
                <w:rFonts w:hint="eastAsia" w:ascii="黑体" w:hAnsi="黑体" w:eastAsia="黑体"/>
              </w:rPr>
            </w:pPr>
            <w:r>
              <w:rPr>
                <w:rFonts w:hint="eastAsia" w:ascii="宋体" w:hAnsi="宋体"/>
                <w:sz w:val="24"/>
              </w:rPr>
              <w:t>1.实现在家试衣服的功能，无需往返商场。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35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2"/>
              </w:numPr>
              <w:spacing w:line="360" w:lineRule="auto"/>
              <w:jc w:val="left"/>
              <w:rPr>
                <w:rFonts w:hint="eastAsia" w:ascii="黑体" w:hAnsi="黑体" w:eastAsia="黑体"/>
              </w:rPr>
            </w:pPr>
          </w:p>
        </w:tc>
        <w:tc>
          <w:tcPr>
            <w:tcW w:w="31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购买衣服</w:t>
            </w:r>
          </w:p>
        </w:tc>
        <w:tc>
          <w:tcPr>
            <w:tcW w:w="4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rPr>
                <w:rFonts w:hint="eastAsia" w:ascii="黑体" w:hAnsi="黑体" w:eastAsia="黑体"/>
              </w:rPr>
            </w:pPr>
            <w:r>
              <w:rPr>
                <w:rFonts w:hint="eastAsia" w:ascii="宋体" w:hAnsi="宋体"/>
                <w:sz w:val="24"/>
              </w:rPr>
              <w:t>2.直接在商城购买试好的衣服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35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2"/>
              </w:numPr>
              <w:spacing w:line="360" w:lineRule="auto"/>
              <w:jc w:val="left"/>
              <w:rPr>
                <w:rFonts w:hint="eastAsia" w:ascii="黑体" w:hAnsi="黑体" w:eastAsia="黑体"/>
              </w:rPr>
            </w:pPr>
          </w:p>
        </w:tc>
        <w:tc>
          <w:tcPr>
            <w:tcW w:w="31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DIY制作衣服</w:t>
            </w:r>
          </w:p>
        </w:tc>
        <w:tc>
          <w:tcPr>
            <w:tcW w:w="4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3.3D制衣坊——用户可以根据喜欢的或自己设计的本地图案渲染到衣服上，实现自己设计衣服的需求。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35" w:hRule="atLeast"/>
        </w:trPr>
        <w:tc>
          <w:tcPr>
            <w:tcW w:w="118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numPr>
                <w:ilvl w:val="0"/>
                <w:numId w:val="2"/>
              </w:numPr>
              <w:spacing w:line="360" w:lineRule="auto"/>
              <w:jc w:val="left"/>
              <w:rPr>
                <w:rFonts w:hint="eastAsia" w:ascii="黑体" w:hAnsi="黑体" w:eastAsia="黑体"/>
              </w:rPr>
            </w:pPr>
          </w:p>
        </w:tc>
        <w:tc>
          <w:tcPr>
            <w:tcW w:w="319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jc w:val="center"/>
              <w:rPr>
                <w:rFonts w:hint="eastAsia"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查看我的衣柜</w:t>
            </w:r>
          </w:p>
        </w:tc>
        <w:tc>
          <w:tcPr>
            <w:tcW w:w="413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vAlign w:val="top"/>
          </w:tcPr>
          <w:p>
            <w:pPr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4衣柜——用户可以在本地衣柜中查看自己设计的已存储衣服，点击进入试衣界面。</w:t>
            </w:r>
          </w:p>
        </w:tc>
      </w:tr>
    </w:tbl>
    <w:p>
      <w:pPr>
        <w:pStyle w:val="3"/>
        <w:rPr>
          <w:rFonts w:hint="eastAsia"/>
        </w:rPr>
      </w:pPr>
      <w:bookmarkStart w:id="59" w:name="_Toc296927183"/>
      <w:bookmarkStart w:id="60" w:name="_Toc11342"/>
      <w:r>
        <w:rPr>
          <w:rFonts w:hint="eastAsia"/>
        </w:rPr>
        <w:t>操作流程</w:t>
      </w:r>
      <w:bookmarkEnd w:id="59"/>
      <w:bookmarkEnd w:id="60"/>
    </w:p>
    <w:p>
      <w:pPr>
        <w:pStyle w:val="4"/>
        <w:rPr>
          <w:rFonts w:hint="eastAsia"/>
        </w:rPr>
      </w:pPr>
      <w:bookmarkStart w:id="61" w:name="_Toc296927184"/>
      <w:bookmarkStart w:id="62" w:name="_Toc5473"/>
      <w:r>
        <w:rPr>
          <w:rFonts w:hint="eastAsia"/>
        </w:rPr>
        <w:t>试衣</w:t>
      </w:r>
      <w:bookmarkEnd w:id="61"/>
      <w:bookmarkEnd w:id="62"/>
    </w:p>
    <w:p>
      <w:pPr>
        <w:numPr>
          <w:ilvl w:val="0"/>
          <w:numId w:val="3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点击左上角Dress按钮--&gt;进入试衣间</w:t>
      </w:r>
      <w:r>
        <w:rPr>
          <w:rFonts w:ascii="宋体" w:hAnsi="宋体"/>
          <w:sz w:val="24"/>
        </w:rPr>
        <w:t xml:space="preserve">. </w:t>
      </w:r>
      <w:r>
        <w:rPr>
          <w:rFonts w:hint="eastAsia" w:ascii="宋体" w:hAnsi="宋体"/>
          <w:sz w:val="24"/>
        </w:rPr>
        <w:t>用户通过鼠标操作全方位查看衣服模型。</w:t>
      </w:r>
    </w:p>
    <w:p>
      <w:pPr>
        <w:spacing w:line="360" w:lineRule="auto"/>
        <w:ind w:left="84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三个按钮操作</w:t>
      </w:r>
    </w:p>
    <w:p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点击Back回到主界面；点击Next：另一类衣服模型的展现；Previous：上一页衣服模型</w:t>
      </w:r>
    </w:p>
    <w:p>
      <w:pPr>
        <w:spacing w:line="360" w:lineRule="auto"/>
        <w:ind w:left="840"/>
        <w:rPr>
          <w:rFonts w:ascii="宋体" w:hAnsi="宋体"/>
          <w:sz w:val="24"/>
        </w:rPr>
      </w:pPr>
    </w:p>
    <w:p>
      <w:pPr>
        <w:spacing w:line="360" w:lineRule="auto"/>
        <w:ind w:left="840"/>
        <w:rPr>
          <w:rFonts w:ascii="宋体" w:hAnsi="宋体"/>
          <w:sz w:val="24"/>
        </w:rPr>
      </w:pPr>
    </w:p>
    <w:p>
      <w:pPr>
        <w:spacing w:line="360" w:lineRule="auto"/>
        <w:ind w:left="840"/>
        <w:rPr>
          <w:rFonts w:ascii="宋体" w:hAnsi="宋体"/>
          <w:sz w:val="24"/>
        </w:rPr>
      </w:pPr>
    </w:p>
    <w:p>
      <w:pPr>
        <w:spacing w:line="360" w:lineRule="auto"/>
        <w:ind w:left="840"/>
        <w:rPr>
          <w:rFonts w:ascii="宋体" w:hAnsi="宋体"/>
          <w:sz w:val="24"/>
        </w:rPr>
      </w:pPr>
    </w:p>
    <w:p>
      <w:pPr>
        <w:numPr>
          <w:ilvl w:val="0"/>
          <w:numId w:val="3"/>
        </w:num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双击某衣服模型　</w:t>
      </w:r>
      <w:r>
        <w:rPr>
          <w:rFonts w:ascii="宋体" w:hAnsi="宋体"/>
          <w:sz w:val="24"/>
        </w:rPr>
        <w:t>-&gt;</w:t>
      </w:r>
      <w:r>
        <w:rPr>
          <w:rFonts w:hint="eastAsia" w:ascii="宋体" w:hAnsi="宋体"/>
          <w:sz w:val="24"/>
        </w:rPr>
        <w:t>电脑摄像头被打开－</w:t>
      </w:r>
      <w:r>
        <w:rPr>
          <w:rFonts w:ascii="宋体" w:hAnsi="宋体"/>
          <w:sz w:val="24"/>
        </w:rPr>
        <w:t>&gt;</w:t>
      </w:r>
      <w:r>
        <w:rPr>
          <w:rFonts w:hint="eastAsia" w:ascii="宋体" w:hAnsi="宋体"/>
          <w:sz w:val="24"/>
        </w:rPr>
        <w:t>用户佩戴上marker，渲染出衣服。进入试衣界面，如图4-30所示。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 w:eastAsia="宋体" w:cs="Times New Roman"/>
          <w:kern w:val="2"/>
          <w:sz w:val="24"/>
          <w:szCs w:val="20"/>
          <w:lang w:val="en-US" w:eastAsia="zh-CN" w:bidi="ar-SA"/>
        </w:rPr>
        <w:pict>
          <v:shape id="图片 3" o:spid="_x0000_s1028" type="#_x0000_t75" style="height:331.7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图4-30</w:t>
      </w:r>
    </w:p>
    <w:p>
      <w:pPr>
        <w:spacing w:line="360" w:lineRule="auto"/>
        <w:rPr>
          <w:rFonts w:hint="eastAsia" w:ascii="宋体" w:hAnsi="宋体"/>
          <w:color w:val="000000"/>
        </w:rPr>
      </w:pP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图4-30所示界面，是</w:t>
      </w:r>
      <w:r>
        <w:rPr>
          <w:rFonts w:hint="eastAsia" w:ascii="宋体" w:hAnsi="宋体"/>
          <w:color w:val="000000"/>
        </w:rPr>
        <w:t>通过marke将衣服显示在身上。且衣服模型随着marker的转动实现相应旋转等。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color w:val="000000"/>
        </w:rPr>
        <w:t>b．这时为了适应自身贴合度，可通过键盘按键控制衣服，使得视频中的衣服放大或缩小</w:t>
      </w:r>
      <w:r>
        <w:rPr>
          <w:rFonts w:hint="eastAsia" w:ascii="宋体" w:hAnsi="宋体"/>
          <w:sz w:val="24"/>
        </w:rPr>
        <w:t>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 w:ascii="宋体" w:hAnsi="宋体" w:eastAsia="宋体" w:cs="Times New Roman"/>
          <w:kern w:val="2"/>
          <w:sz w:val="24"/>
          <w:szCs w:val="20"/>
          <w:lang w:val="en-US" w:eastAsia="zh-CN" w:bidi="ar-SA"/>
        </w:rPr>
        <w:pict>
          <v:shape id="图片 4" o:spid="_x0000_s1029" type="#_x0000_t75" style="height:314.4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rFonts w:hint="eastAsia" w:ascii="宋体" w:hAnsi="宋体"/>
        </w:rPr>
      </w:pPr>
      <w:r>
        <w:rPr>
          <w:rFonts w:hint="eastAsia" w:ascii="宋体" w:hAnsi="宋体"/>
        </w:rPr>
        <w:t>图4-31</w:t>
      </w:r>
    </w:p>
    <w:p>
      <w:pPr>
        <w:pStyle w:val="4"/>
        <w:rPr>
          <w:rFonts w:hint="eastAsia"/>
        </w:rPr>
      </w:pPr>
      <w:bookmarkStart w:id="63" w:name="_Toc296927185"/>
      <w:bookmarkStart w:id="64" w:name="_Toc15588"/>
      <w:r>
        <w:rPr>
          <w:rFonts w:hint="eastAsia"/>
        </w:rPr>
        <w:t>购买衣服</w:t>
      </w:r>
      <w:bookmarkEnd w:id="63"/>
      <w:bookmarkEnd w:id="64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在图2-1所示界面，点击“Buy”按钮，进入到购买界面，如图4-32所示。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根据自身喜好选择购买方向。</w:t>
      </w:r>
    </w:p>
    <w:p>
      <w:pPr>
        <w:spacing w:line="360" w:lineRule="auto"/>
        <w:ind w:firstLine="480" w:firstLineChars="200"/>
        <w:rPr>
          <w:rFonts w:hint="eastAsia" w:ascii="宋体" w:hAnsi="宋体"/>
        </w:rPr>
      </w:pPr>
      <w:r>
        <w:rPr>
          <w:rFonts w:hint="eastAsia" w:ascii="宋体" w:hAnsi="宋体" w:eastAsia="宋体" w:cs="Times New Roman"/>
          <w:kern w:val="2"/>
          <w:sz w:val="24"/>
          <w:szCs w:val="20"/>
          <w:lang w:val="en-US" w:eastAsia="zh-CN" w:bidi="ar-SA"/>
        </w:rPr>
        <w:pict>
          <v:shape id="图片 5" o:spid="_x0000_s1030" type="#_x0000_t75" style="height:327.2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spacing w:line="360" w:lineRule="auto"/>
        <w:jc w:val="center"/>
        <w:rPr>
          <w:rFonts w:hint="eastAsia"/>
        </w:rPr>
      </w:pPr>
      <w:r>
        <w:rPr>
          <w:rFonts w:hint="eastAsia" w:ascii="宋体" w:hAnsi="宋体"/>
        </w:rPr>
        <w:t>图4-32</w:t>
      </w:r>
    </w:p>
    <w:p>
      <w:pPr>
        <w:spacing w:line="360" w:lineRule="auto"/>
        <w:rPr>
          <w:rFonts w:hint="eastAsia" w:ascii="宋体" w:hAnsi="宋体"/>
        </w:rPr>
      </w:pPr>
    </w:p>
    <w:p>
      <w:pPr>
        <w:pStyle w:val="4"/>
        <w:rPr>
          <w:rFonts w:hint="eastAsia"/>
        </w:rPr>
      </w:pPr>
      <w:bookmarkStart w:id="65" w:name="_Toc296927186"/>
      <w:bookmarkStart w:id="66" w:name="_Toc21715"/>
      <w:r>
        <w:rPr>
          <w:rFonts w:hint="eastAsia"/>
        </w:rPr>
        <w:t>制衣坊</w:t>
      </w:r>
      <w:bookmarkEnd w:id="65"/>
      <w:bookmarkEnd w:id="66"/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a．在图2-3所示界面，点击“Maker”进行3D制衣。点击后界面如下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 w:eastAsia="宋体" w:cs="Times New Roman"/>
          <w:kern w:val="2"/>
          <w:sz w:val="24"/>
          <w:szCs w:val="20"/>
          <w:lang w:val="en-US" w:eastAsia="zh-CN" w:bidi="ar-SA"/>
        </w:rPr>
        <w:pict>
          <v:shape id="图片 21" o:spid="_x0000_s1031" type="#_x0000_t75" style="height:329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图4-35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ab/>
      </w:r>
      <w:r>
        <w:rPr>
          <w:rFonts w:ascii="宋体" w:hAnsi="宋体"/>
          <w:sz w:val="24"/>
        </w:rPr>
        <w:t xml:space="preserve">b. </w:t>
      </w:r>
      <w:r>
        <w:rPr>
          <w:rFonts w:hint="eastAsia" w:ascii="宋体" w:hAnsi="宋体"/>
          <w:sz w:val="24"/>
        </w:rPr>
        <w:t>在图4-35中，用户可以选择想要制作的衣服类型Shirt／Blouse，下图4-37则是在Shirt制作中，界面显示的衣服构造。它将指导用户图片中的图案将会被放置在衣服的哪个位置，同时可通过鼠标调节图片位置。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 w:eastAsia="宋体" w:cs="Times New Roman"/>
          <w:kern w:val="2"/>
          <w:sz w:val="24"/>
          <w:szCs w:val="20"/>
          <w:lang w:val="en-US" w:eastAsia="zh-CN" w:bidi="ar-SA"/>
        </w:rPr>
        <w:pict>
          <v:shape id="图片 6" o:spid="_x0000_s1032" type="#_x0000_t75" style="height:328.1pt;width:415.6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                          图4-37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图4-38为Blouse衣服类型的衣服构造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  <w:r>
        <w:rPr>
          <w:rFonts w:hint="eastAsia" w:ascii="宋体" w:hAnsi="宋体" w:eastAsia="宋体" w:cs="Times New Roman"/>
          <w:kern w:val="2"/>
          <w:sz w:val="24"/>
          <w:szCs w:val="20"/>
          <w:lang w:val="en-US" w:eastAsia="zh-CN" w:bidi="ar-SA"/>
        </w:rPr>
        <w:pict>
          <v:shape id="图片 7" o:spid="_x0000_s1033" type="#_x0000_t75" style="height:328.1pt;width:415.6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图4-38</w:t>
      </w:r>
    </w:p>
    <w:p>
      <w:pPr>
        <w:spacing w:line="360" w:lineRule="auto"/>
        <w:rPr>
          <w:rFonts w:hint="eastAsia" w:ascii="宋体" w:hAnsi="宋体"/>
          <w:sz w:val="24"/>
        </w:rPr>
      </w:pP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ascii="宋体" w:hAnsi="宋体"/>
          <w:sz w:val="24"/>
        </w:rPr>
        <w:t>c.</w:t>
      </w:r>
      <w:r>
        <w:rPr>
          <w:rFonts w:hint="eastAsia" w:ascii="宋体" w:hAnsi="宋体"/>
          <w:sz w:val="24"/>
        </w:rPr>
        <w:t>选择衣服类型之后，点击File－</w:t>
      </w:r>
      <w:r>
        <w:rPr>
          <w:rFonts w:ascii="宋体" w:hAnsi="宋体"/>
          <w:sz w:val="24"/>
        </w:rPr>
        <w:t>&gt;</w:t>
      </w:r>
      <w:r>
        <w:rPr>
          <w:rFonts w:hint="eastAsia" w:ascii="宋体" w:hAnsi="宋体"/>
          <w:sz w:val="24"/>
        </w:rPr>
        <w:t>从本地文件中导入相应图片素材－</w:t>
      </w:r>
      <w:r>
        <w:rPr>
          <w:rFonts w:ascii="宋体" w:hAnsi="宋体"/>
          <w:sz w:val="24"/>
        </w:rPr>
        <w:t>&gt;</w:t>
      </w:r>
      <w:r>
        <w:rPr>
          <w:rFonts w:hint="eastAsia" w:ascii="宋体" w:hAnsi="宋体"/>
          <w:sz w:val="24"/>
        </w:rPr>
        <w:t>通过鼠标等进行调整，如下图所示。调节完毕后－</w:t>
      </w:r>
      <w:r>
        <w:rPr>
          <w:rFonts w:ascii="宋体" w:hAnsi="宋体"/>
          <w:sz w:val="24"/>
        </w:rPr>
        <w:t>&gt;</w:t>
      </w:r>
      <w:r>
        <w:rPr>
          <w:rFonts w:hint="eastAsia" w:ascii="宋体" w:hAnsi="宋体"/>
          <w:sz w:val="24"/>
        </w:rPr>
        <w:t>点击“save”。</w:t>
      </w:r>
    </w:p>
    <w:p>
      <w:pPr>
        <w:spacing w:line="360" w:lineRule="auto"/>
        <w:rPr>
          <w:rFonts w:hint="eastAsia" w:ascii="宋体" w:hAnsi="宋体"/>
          <w:sz w:val="24"/>
        </w:rPr>
      </w:pPr>
      <w:r>
        <w:rPr>
          <w:rFonts w:hint="eastAsia" w:ascii="宋体" w:hAnsi="宋体" w:eastAsia="宋体" w:cs="Times New Roman"/>
          <w:kern w:val="2"/>
          <w:sz w:val="24"/>
          <w:szCs w:val="20"/>
          <w:lang w:val="en-US" w:eastAsia="zh-CN" w:bidi="ar-SA"/>
        </w:rPr>
        <w:pict>
          <v:shape id="图片 8" o:spid="_x0000_s1034" type="#_x0000_t75" style="height:328.1pt;width:415.6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line="360" w:lineRule="auto"/>
        <w:jc w:val="center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图4-39</w:t>
      </w:r>
    </w:p>
    <w:p>
      <w:pPr>
        <w:pStyle w:val="4"/>
        <w:rPr>
          <w:rFonts w:hint="eastAsia"/>
        </w:rPr>
      </w:pPr>
      <w:bookmarkStart w:id="67" w:name="_Toc296927187"/>
      <w:bookmarkStart w:id="68" w:name="_Toc32147"/>
      <w:r>
        <w:rPr>
          <w:rFonts w:hint="eastAsia"/>
        </w:rPr>
        <w:t>我的衣柜</w:t>
      </w:r>
      <w:bookmarkEnd w:id="67"/>
      <w:bookmarkEnd w:id="68"/>
    </w:p>
    <w:p>
      <w:pPr>
        <w:spacing w:line="360" w:lineRule="auto"/>
        <w:ind w:firstLine="480" w:firstLineChars="20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当用户想要试穿或查看自己制作的衣服时，点击左下方“Chest”按钮－</w:t>
      </w:r>
      <w:r>
        <w:rPr>
          <w:rFonts w:ascii="宋体" w:hAnsi="宋体"/>
          <w:sz w:val="24"/>
        </w:rPr>
        <w:t>&gt;</w:t>
      </w:r>
      <w:r>
        <w:rPr>
          <w:rFonts w:hint="eastAsia" w:ascii="宋体" w:hAnsi="宋体"/>
          <w:sz w:val="24"/>
        </w:rPr>
        <w:t>点击Next进入到最后一页－</w:t>
      </w:r>
      <w:r>
        <w:rPr>
          <w:rFonts w:ascii="宋体" w:hAnsi="宋体"/>
          <w:sz w:val="24"/>
        </w:rPr>
        <w:t>&gt;</w:t>
      </w:r>
      <w:r>
        <w:rPr>
          <w:rFonts w:hint="eastAsia" w:ascii="宋体" w:hAnsi="宋体"/>
          <w:sz w:val="24"/>
        </w:rPr>
        <w:t>查看最新存储的衣服。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如图4-40，图4-37操作中，Sata字样的衣服就被成功存储到“我的衣柜”中了。</w:t>
      </w:r>
    </w:p>
    <w:p>
      <w:pPr>
        <w:spacing w:line="360" w:lineRule="auto"/>
        <w:ind w:firstLine="480" w:firstLineChars="200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操作：双击衣服模型，再次进入试衣界面；</w:t>
      </w:r>
    </w:p>
    <w:p>
      <w:pPr>
        <w:spacing w:line="360" w:lineRule="auto"/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点击Back回到主界面；点击Next：另一类衣服模型的展现；Previous：上一页衣服模型</w:t>
      </w:r>
    </w:p>
    <w:p>
      <w:pPr>
        <w:rPr>
          <w:lang w:val="en-US"/>
        </w:rPr>
      </w:pPr>
      <w:r>
        <w:rPr>
          <w:rFonts w:ascii="Times New Roman" w:hAnsi="Times New Roman" w:eastAsia="宋体" w:cs="Times New Roman"/>
          <w:kern w:val="2"/>
          <w:sz w:val="21"/>
          <w:szCs w:val="20"/>
          <w:lang w:val="en-US" w:eastAsia="zh-CN" w:bidi="ar-SA"/>
        </w:rPr>
        <w:pict>
          <v:shape id="图片 12" o:spid="_x0000_s1035" type="#_x0000_t75" style="height:327.35pt;width:414.3pt;rotation:0f;" o:ole="f" fillcolor="#FFFFFF" filled="f" o:preferrelative="t" stroked="f" coordorigin="0,0" coordsize="21600,21600">
            <v:fill on="f" color2="#FFFFFF" focus="0%"/>
            <v:imagedata gain="65536f" blacklevel="0f" gamma="0" o:title="QQ截图20150523211735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</w:rPr>
        <w:t>图4-40</w:t>
      </w:r>
    </w:p>
    <w:p>
      <w:pPr>
        <w:jc w:val="center"/>
        <w:rPr>
          <w:rFonts w:ascii="宋体" w:hAnsi="宋体"/>
        </w:rPr>
      </w:pPr>
    </w:p>
    <w:bookmarkEnd w:id="49"/>
    <w:bookmarkEnd w:id="50"/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69" w:name="_Toc7644"/>
      <w:r>
        <w:rPr>
          <w:rFonts w:hint="default"/>
          <w:lang w:val="en-US"/>
        </w:rPr>
        <w:t>4.</w:t>
      </w:r>
      <w:r>
        <w:rPr>
          <w:rFonts w:hint="eastAsia"/>
        </w:rPr>
        <w:t> 性能 </w:t>
      </w:r>
      <w:bookmarkEnd w:id="69"/>
    </w:p>
    <w:p>
      <w:pPr>
        <w:pStyle w:val="3"/>
        <w:rPr>
          <w:rFonts w:hint="eastAsia"/>
        </w:rPr>
      </w:pPr>
      <w:bookmarkStart w:id="70" w:name="_Toc26838"/>
      <w:r>
        <w:rPr>
          <w:rFonts w:hint="eastAsia"/>
        </w:rPr>
        <w:t>     </w:t>
      </w:r>
      <w:r>
        <w:rPr>
          <w:rFonts w:hint="default"/>
          <w:lang w:val="en-US"/>
        </w:rPr>
        <w:t>4.</w:t>
      </w:r>
      <w:r>
        <w:rPr>
          <w:rFonts w:hint="eastAsia"/>
        </w:rPr>
        <w:t>1  精度 </w:t>
      </w:r>
      <w:bookmarkEnd w:id="70"/>
    </w:p>
    <w:p>
      <w:pPr>
        <w:rPr>
          <w:rFonts w:hint="eastAsia"/>
          <w:lang w:val="en-US"/>
        </w:rPr>
      </w:pPr>
      <w:r>
        <w:rPr>
          <w:rFonts w:hint="default"/>
          <w:lang w:val="en-US"/>
        </w:rPr>
        <w:t xml:space="preserve">   </w:t>
      </w:r>
      <w:r>
        <w:rPr>
          <w:rFonts w:hint="eastAsia"/>
          <w:lang w:val="en-US" w:eastAsia="zh-CN"/>
        </w:rPr>
        <w:t>运用AR技术，衣服模型随着marker的移动可实现实时移动，且通过调节大小可达到与身体的完美贴合，堪比实体试衣效果。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71" w:name="_Toc21009"/>
      <w:r>
        <w:rPr>
          <w:rFonts w:hint="eastAsia"/>
        </w:rPr>
        <w:t>     </w:t>
      </w:r>
      <w:r>
        <w:rPr>
          <w:rFonts w:hint="default"/>
          <w:lang w:val="en-US"/>
        </w:rPr>
        <w:t>4</w:t>
      </w:r>
      <w:r>
        <w:rPr>
          <w:rFonts w:hint="eastAsia"/>
        </w:rPr>
        <w:t>.2  时间特性 </w:t>
      </w:r>
      <w:bookmarkEnd w:id="71"/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响应时间：迅速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更新处理时间：</w:t>
      </w:r>
      <w:r>
        <w:rPr>
          <w:rFonts w:hint="eastAsia"/>
          <w:lang w:val="en-US" w:eastAsia="zh-CN"/>
        </w:rPr>
        <w:t>实时视频，只需极少处理时间。</w:t>
      </w:r>
    </w:p>
    <w:p>
      <w:pPr>
        <w:rPr>
          <w:rFonts w:hint="eastAsia"/>
        </w:rPr>
      </w:pPr>
      <w:r>
        <w:rPr>
          <w:rFonts w:hint="eastAsia"/>
        </w:rPr>
        <w:t> 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数据传输：快速 </w:t>
      </w:r>
    </w:p>
    <w:p>
      <w:pPr>
        <w:pStyle w:val="3"/>
        <w:rPr>
          <w:rFonts w:hint="eastAsia"/>
        </w:rPr>
      </w:pPr>
      <w:bookmarkStart w:id="72" w:name="_Toc3798"/>
      <w:r>
        <w:rPr>
          <w:rFonts w:hint="eastAsia"/>
        </w:rPr>
        <w:t>     </w:t>
      </w:r>
      <w:r>
        <w:rPr>
          <w:rFonts w:hint="default"/>
          <w:lang w:val="en-US"/>
        </w:rPr>
        <w:t>4</w:t>
      </w:r>
      <w:r>
        <w:rPr>
          <w:rFonts w:hint="eastAsia"/>
        </w:rPr>
        <w:t>.3  灵活性 </w:t>
      </w:r>
      <w:bookmarkEnd w:id="72"/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a．用户操作方式：用户既可以用键盘直接</w:t>
      </w:r>
      <w:r>
        <w:rPr>
          <w:rFonts w:hint="eastAsia"/>
          <w:lang w:val="en-US" w:eastAsia="zh-CN"/>
        </w:rPr>
        <w:t>选择或</w:t>
      </w:r>
      <w:r>
        <w:rPr>
          <w:rFonts w:hint="eastAsia"/>
        </w:rPr>
        <w:t>输入信息，也可以直接在列表框中选择输入信息，比如： </w:t>
      </w:r>
      <w:r>
        <w:rPr>
          <w:rFonts w:hint="eastAsia"/>
          <w:lang w:val="en-US" w:eastAsia="zh-CN"/>
        </w:rPr>
        <w:t>双击模型进行试衣或选择模型类型进行制衣操作。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b．运行环境：只要是在Windows操作系统系列均可运行该软件 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>c．时间特性：运行环境的改变不影响该软件的响应时间以及数据传输效率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  <w:font w:name="Heiti SC Light">
    <w:altName w:val="Arial Unicode MS"/>
    <w:panose1 w:val="02000000000000000000"/>
    <w:charset w:val="50"/>
    <w:family w:val="auto"/>
    <w:pitch w:val="default"/>
    <w:sig w:usb0="8000002F" w:usb1="080E004A" w:usb2="00000010" w:usb3="00000000" w:csb0="003E0000" w:csb1="00000000"/>
  </w:font>
  <w:font w:name="仿宋_GB2312">
    <w:altName w:val="仿宋"/>
    <w:panose1 w:val="00000000000000000000"/>
    <w:charset w:val="86"/>
    <w:family w:val="auto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 Unicode MS">
    <w:panose1 w:val="020B0604020202020204"/>
    <w:charset w:val="00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2"/>
      <w:jc w:val="center"/>
    </w:pPr>
    <w:r>
      <w:rPr>
        <w:rFonts w:hint="eastAsia"/>
      </w:rPr>
      <w:t xml:space="preserve">  </w:t>
    </w:r>
    <w:r>
      <w:rPr>
        <w:rFonts w:hint="eastAsia" w:ascii="黑体" w:eastAsia="黑体"/>
        <w:lang w:val="zh-CN"/>
      </w:rPr>
      <w:t>第</w:t>
    </w:r>
    <w:r>
      <w:rPr>
        <w:rFonts w:hint="eastAsia" w:ascii="黑体" w:eastAsia="黑体"/>
      </w:rPr>
      <w:fldChar w:fldCharType="begin"/>
    </w:r>
    <w:r>
      <w:rPr>
        <w:rFonts w:hint="eastAsia" w:ascii="黑体" w:eastAsia="黑体"/>
      </w:rPr>
      <w:instrText xml:space="preserve"> PAGE </w:instrText>
    </w:r>
    <w:r>
      <w:rPr>
        <w:rFonts w:hint="eastAsia" w:ascii="黑体" w:eastAsia="黑体"/>
      </w:rPr>
      <w:fldChar w:fldCharType="separate"/>
    </w:r>
    <w:r>
      <w:rPr>
        <w:rFonts w:ascii="黑体" w:eastAsia="黑体"/>
      </w:rPr>
      <w:t>6</w:t>
    </w:r>
    <w:r>
      <w:rPr>
        <w:rFonts w:hint="eastAsia" w:ascii="黑体" w:eastAsia="黑体"/>
      </w:rPr>
      <w:fldChar w:fldCharType="end"/>
    </w:r>
    <w:r>
      <w:rPr>
        <w:rFonts w:hint="eastAsia" w:ascii="黑体" w:eastAsia="黑体"/>
      </w:rPr>
      <w:t xml:space="preserve">页 </w:t>
    </w:r>
    <w:r>
      <w:rPr>
        <w:rFonts w:hint="eastAsia" w:ascii="黑体" w:eastAsia="黑体"/>
        <w:lang w:val="zh-CN"/>
      </w:rPr>
      <w:t>共</w:t>
    </w:r>
    <w:r>
      <w:rPr>
        <w:rFonts w:ascii="黑体" w:eastAsia="黑体"/>
      </w:rPr>
      <w:fldChar w:fldCharType="begin"/>
    </w:r>
    <w:r>
      <w:rPr>
        <w:rFonts w:ascii="黑体" w:eastAsia="黑体"/>
      </w:rPr>
      <w:instrText xml:space="preserve"> </w:instrText>
    </w:r>
    <w:r>
      <w:rPr>
        <w:rFonts w:hint="eastAsia" w:ascii="黑体" w:eastAsia="黑体"/>
      </w:rPr>
      <w:instrText xml:space="preserve">SECTIONPAGES  \* Arabic  \* MERGEFORMAT</w:instrText>
    </w:r>
    <w:r>
      <w:rPr>
        <w:rFonts w:ascii="黑体" w:eastAsia="黑体"/>
      </w:rPr>
      <w:instrText xml:space="preserve"> </w:instrText>
    </w:r>
    <w:r>
      <w:rPr>
        <w:rFonts w:ascii="黑体" w:eastAsia="黑体"/>
      </w:rPr>
      <w:fldChar w:fldCharType="separate"/>
    </w:r>
    <w:r>
      <w:rPr>
        <w:rFonts w:ascii="黑体" w:eastAsia="黑体"/>
      </w:rPr>
      <w:t>12</w:t>
    </w:r>
    <w:r>
      <w:rPr>
        <w:rFonts w:ascii="黑体" w:eastAsia="黑体"/>
      </w:rPr>
      <w:fldChar w:fldCharType="end"/>
    </w:r>
    <w:r>
      <w:rPr>
        <w:rFonts w:hint="eastAsia" w:ascii="黑体" w:eastAsia="黑体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2"/>
      <w:jc w:val="center"/>
    </w:pPr>
    <w:r>
      <w:rPr>
        <w:rFonts w:hint="eastAsia"/>
      </w:rPr>
      <w:t>北京中软国际信息技术有限公司</w:t>
    </w:r>
    <w:r>
      <w:rPr>
        <w:rFonts w:hint="eastAsia"/>
        <w:lang w:val="zh-CN"/>
      </w:rPr>
      <w:t xml:space="preserve">  </w:t>
    </w:r>
    <w:r>
      <w:rPr>
        <w:rFonts w:hint="eastAsia" w:ascii="黑体" w:eastAsia="黑体"/>
        <w:lang w:val="zh-CN"/>
      </w:rPr>
      <w:t>第</w:t>
    </w:r>
    <w:r>
      <w:rPr>
        <w:rFonts w:hint="eastAsia" w:ascii="黑体" w:eastAsia="黑体"/>
      </w:rPr>
      <w:fldChar w:fldCharType="begin"/>
    </w:r>
    <w:r>
      <w:rPr>
        <w:rFonts w:hint="eastAsia" w:ascii="黑体" w:eastAsia="黑体"/>
      </w:rPr>
      <w:instrText xml:space="preserve"> PAGE </w:instrText>
    </w:r>
    <w:r>
      <w:rPr>
        <w:rFonts w:hint="eastAsia" w:ascii="黑体" w:eastAsia="黑体"/>
      </w:rPr>
      <w:fldChar w:fldCharType="separate"/>
    </w:r>
    <w:r>
      <w:rPr>
        <w:rFonts w:ascii="黑体" w:eastAsia="黑体"/>
      </w:rPr>
      <w:t>6</w:t>
    </w:r>
    <w:r>
      <w:rPr>
        <w:rFonts w:hint="eastAsia" w:ascii="黑体" w:eastAsia="黑体"/>
      </w:rPr>
      <w:fldChar w:fldCharType="end"/>
    </w:r>
    <w:r>
      <w:rPr>
        <w:rFonts w:hint="eastAsia" w:ascii="黑体" w:eastAsia="黑体"/>
      </w:rPr>
      <w:t xml:space="preserve">页 </w:t>
    </w:r>
    <w:r>
      <w:rPr>
        <w:rFonts w:hint="eastAsia" w:ascii="黑体" w:eastAsia="黑体"/>
        <w:lang w:val="zh-CN"/>
      </w:rPr>
      <w:t>共</w:t>
    </w:r>
    <w:r>
      <w:rPr>
        <w:rFonts w:hint="eastAsia" w:ascii="黑体" w:eastAsia="黑体"/>
      </w:rPr>
      <w:fldChar w:fldCharType="begin"/>
    </w:r>
    <w:r>
      <w:rPr>
        <w:rFonts w:hint="eastAsia" w:ascii="黑体" w:eastAsia="黑体"/>
      </w:rPr>
      <w:instrText xml:space="preserve"> NUMPAGES  </w:instrText>
    </w:r>
    <w:r>
      <w:rPr>
        <w:rFonts w:hint="eastAsia" w:ascii="黑体" w:eastAsia="黑体"/>
      </w:rPr>
      <w:fldChar w:fldCharType="separate"/>
    </w:r>
    <w:r>
      <w:rPr>
        <w:rFonts w:ascii="黑体" w:eastAsia="黑体"/>
      </w:rPr>
      <w:t>442</w:t>
    </w:r>
    <w:r>
      <w:rPr>
        <w:rFonts w:hint="eastAsia" w:ascii="黑体" w:eastAsia="黑体"/>
      </w:rPr>
      <w:fldChar w:fldCharType="end"/>
    </w:r>
    <w:r>
      <w:rPr>
        <w:rFonts w:hint="eastAsia" w:ascii="黑体" w:eastAsia="黑体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  <w:jc w:val="both"/>
      <w:rPr>
        <w:lang w:val="en-US"/>
      </w:rPr>
    </w:pPr>
    <w:r>
      <w:rPr>
        <w:rFonts w:hint="eastAsia"/>
        <w:lang w:val="en-US" w:eastAsia="zh-CN"/>
      </w:rPr>
      <w:t>国际收支网上申报系统</w:t>
    </w:r>
    <w:r>
      <w:rPr>
        <w:rFonts w:hint="eastAsia"/>
        <w:lang w:val="en-US"/>
      </w:rPr>
      <w:t>用户手册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3"/>
      <w:jc w:val="both"/>
    </w:pPr>
    <w:r>
      <w:rPr>
        <w:rFonts w:hint="eastAsia" w:ascii="Cambria" w:hAnsi="Cambria" w:eastAsia="宋体" w:cs="黑体"/>
        <w:kern w:val="2"/>
        <w:sz w:val="18"/>
        <w:szCs w:val="24"/>
        <w:lang w:val="en-US" w:eastAsia="zh-CN" w:bidi="ar-SA"/>
      </w:rPr>
      <w:pict>
        <v:shape id="Picture 1" o:spid="_x0000_s1025" type="#_x0000_t75" style="position:absolute;left:0;margin-left:369pt;margin-top:-9.55pt;height:20.8pt;width:46.05pt;mso-wrap-distance-bottom:0pt;mso-wrap-distance-top:0pt;rotation:0f;z-index:251658240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topAndBottom"/>
        </v:shape>
      </w:pict>
    </w:r>
    <w:r>
      <w:rPr>
        <w:rFonts w:hint="eastAsia"/>
        <w:lang w:val="en-US"/>
      </w:rPr>
      <w:t>国际收支网上申报系统用户手册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8">
    <w:nsid w:val="00000008"/>
    <w:multiLevelType w:val="multilevel"/>
    <w:tmpl w:val="00000008"/>
    <w:lvl w:ilvl="0" w:tentative="1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000000A"/>
    <w:multiLevelType w:val="multilevel"/>
    <w:tmpl w:val="0000000A"/>
    <w:lvl w:ilvl="0" w:tentative="1">
      <w:start w:val="1"/>
      <w:numFmt w:val="chineseCountingThousand"/>
      <w:pStyle w:val="2"/>
      <w:suff w:val="space"/>
      <w:lvlText w:val="第%1章"/>
      <w:lvlJc w:val="left"/>
      <w:pPr>
        <w:ind w:left="0" w:firstLine="0"/>
      </w:pPr>
      <w:rPr>
        <w:rFonts w:hint="eastAsia"/>
      </w:rPr>
    </w:lvl>
    <w:lvl w:ilvl="1" w:tentative="1">
      <w:start w:val="1"/>
      <w:numFmt w:val="decimal"/>
      <w:pStyle w:val="3"/>
      <w:isLgl/>
      <w:suff w:val="space"/>
      <w:lvlText w:val="%1.%2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spacing w:val="0"/>
        <w:position w:val="0"/>
        <w:u w:val="none"/>
      </w:rPr>
    </w:lvl>
    <w:lvl w:ilvl="2" w:tentative="1">
      <w:start w:val="1"/>
      <w:numFmt w:val="decimal"/>
      <w:pStyle w:val="4"/>
      <w:isLgl/>
      <w:suff w:val="space"/>
      <w:lvlText w:val="%1.%2.%3"/>
      <w:lvlJc w:val="left"/>
      <w:pPr>
        <w:ind w:left="0" w:firstLine="0"/>
      </w:pPr>
      <w:rPr>
        <w:rFonts w:hint="eastAsia"/>
        <w:sz w:val="32"/>
      </w:rPr>
    </w:lvl>
    <w:lvl w:ilvl="3" w:tentative="1">
      <w:start w:val="1"/>
      <w:numFmt w:val="decimal"/>
      <w:pStyle w:val="5"/>
      <w:isLgl/>
      <w:suff w:val="space"/>
      <w:lvlText w:val="%1.%2.%3.%4"/>
      <w:lvlJc w:val="left"/>
      <w:pPr>
        <w:ind w:left="0" w:firstLine="0"/>
      </w:pPr>
      <w:rPr>
        <w:rFonts w:hint="eastAsia"/>
        <w:color w:val="000000"/>
      </w:rPr>
    </w:lvl>
    <w:lvl w:ilvl="4" w:tentative="1">
      <w:start w:val="1"/>
      <w:numFmt w:val="decimal"/>
      <w:pStyle w:val="6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 w:tentative="1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073307483">
    <w:nsid w:val="7B94295B"/>
    <w:multiLevelType w:val="multilevel"/>
    <w:tmpl w:val="7B94295B"/>
    <w:lvl w:ilvl="0" w:tentative="1">
      <w:start w:val="1"/>
      <w:numFmt w:val="lowerLetter"/>
      <w:lvlText w:val="%1．"/>
      <w:lvlJc w:val="left"/>
      <w:pPr>
        <w:ind w:left="840" w:hanging="36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1440" w:hanging="480"/>
      </w:pPr>
    </w:lvl>
    <w:lvl w:ilvl="2" w:tentative="1">
      <w:start w:val="1"/>
      <w:numFmt w:val="lowerRoman"/>
      <w:lvlText w:val="%3."/>
      <w:lvlJc w:val="right"/>
      <w:pPr>
        <w:ind w:left="1920" w:hanging="480"/>
      </w:pPr>
    </w:lvl>
    <w:lvl w:ilvl="3" w:tentative="1">
      <w:start w:val="1"/>
      <w:numFmt w:val="decimal"/>
      <w:lvlText w:val="%4."/>
      <w:lvlJc w:val="left"/>
      <w:pPr>
        <w:ind w:left="2400" w:hanging="480"/>
      </w:pPr>
    </w:lvl>
    <w:lvl w:ilvl="4" w:tentative="1">
      <w:start w:val="1"/>
      <w:numFmt w:val="lowerLetter"/>
      <w:lvlText w:val="%5)"/>
      <w:lvlJc w:val="left"/>
      <w:pPr>
        <w:ind w:left="2880" w:hanging="480"/>
      </w:pPr>
    </w:lvl>
    <w:lvl w:ilvl="5" w:tentative="1">
      <w:start w:val="1"/>
      <w:numFmt w:val="lowerRoman"/>
      <w:lvlText w:val="%6."/>
      <w:lvlJc w:val="right"/>
      <w:pPr>
        <w:ind w:left="3360" w:hanging="480"/>
      </w:pPr>
    </w:lvl>
    <w:lvl w:ilvl="6" w:tentative="1">
      <w:start w:val="1"/>
      <w:numFmt w:val="decimal"/>
      <w:lvlText w:val="%7."/>
      <w:lvlJc w:val="left"/>
      <w:pPr>
        <w:ind w:left="3840" w:hanging="480"/>
      </w:pPr>
    </w:lvl>
    <w:lvl w:ilvl="7" w:tentative="1">
      <w:start w:val="1"/>
      <w:numFmt w:val="lowerLetter"/>
      <w:lvlText w:val="%8)"/>
      <w:lvlJc w:val="left"/>
      <w:pPr>
        <w:ind w:left="4320" w:hanging="480"/>
      </w:pPr>
    </w:lvl>
    <w:lvl w:ilvl="8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0"/>
  </w:num>
  <w:num w:numId="2">
    <w:abstractNumId w:val="8"/>
  </w:num>
  <w:num w:numId="3">
    <w:abstractNumId w:val="20733074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6A2421"/>
    <w:rsid w:val="00443720"/>
    <w:rsid w:val="006A2421"/>
    <w:rsid w:val="009E3615"/>
    <w:rsid w:val="00C44888"/>
    <w:rsid w:val="00F05D6F"/>
    <w:rsid w:val="15170225"/>
    <w:rsid w:val="18D6574D"/>
    <w:rsid w:val="201715B2"/>
    <w:rsid w:val="27575417"/>
    <w:rsid w:val="280F4BC6"/>
    <w:rsid w:val="42002E79"/>
    <w:rsid w:val="427E7AA4"/>
    <w:rsid w:val="53E10B2B"/>
    <w:rsid w:val="78DA18D4"/>
    <w:rsid w:val="7A8E0021"/>
    <w:rsid w:val="7E2C1791"/>
  </w:rsids>
  <w:doNotAutoCompressPictures/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0"/>
    <w:pPr>
      <w:keepNext/>
      <w:keepLines/>
      <w:numPr>
        <w:ilvl w:val="0"/>
        <w:numId w:val="1"/>
      </w:numPr>
      <w:spacing w:before="120" w:after="120" w:line="360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5"/>
    <w:qFormat/>
    <w:uiPriority w:val="0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6"/>
    <w:qFormat/>
    <w:uiPriority w:val="0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sz w:val="28"/>
    </w:rPr>
  </w:style>
  <w:style w:type="paragraph" w:styleId="5">
    <w:name w:val="heading 4"/>
    <w:basedOn w:val="1"/>
    <w:next w:val="1"/>
    <w:link w:val="27"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28"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character" w:default="1" w:styleId="19">
    <w:name w:val="Default Paragraph Font"/>
    <w:unhideWhenUsed/>
    <w:uiPriority w:val="1"/>
  </w:style>
  <w:style w:type="table" w:default="1" w:styleId="21">
    <w:name w:val="Normal Table"/>
    <w:unhideWhenUsed/>
    <w:uiPriority w:val="99"/>
    <w:tblPr>
      <w:tblStyle w:val="21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7">
    <w:name w:val="toc 7"/>
    <w:basedOn w:val="1"/>
    <w:next w:val="1"/>
    <w:unhideWhenUsed/>
    <w:uiPriority w:val="39"/>
    <w:pPr>
      <w:ind w:left="2520" w:leftChars="1200"/>
    </w:pPr>
  </w:style>
  <w:style w:type="paragraph" w:styleId="8">
    <w:name w:val="toc 5"/>
    <w:basedOn w:val="1"/>
    <w:next w:val="1"/>
    <w:unhideWhenUsed/>
    <w:uiPriority w:val="39"/>
    <w:pPr>
      <w:ind w:left="1680" w:leftChars="800"/>
    </w:pPr>
  </w:style>
  <w:style w:type="paragraph" w:styleId="9">
    <w:name w:val="toc 3"/>
    <w:basedOn w:val="1"/>
    <w:next w:val="1"/>
    <w:uiPriority w:val="39"/>
    <w:pPr>
      <w:ind w:left="840" w:leftChars="400"/>
    </w:pPr>
  </w:style>
  <w:style w:type="paragraph" w:styleId="10">
    <w:name w:val="toc 8"/>
    <w:basedOn w:val="1"/>
    <w:next w:val="1"/>
    <w:unhideWhenUsed/>
    <w:uiPriority w:val="39"/>
    <w:pPr>
      <w:ind w:left="2940" w:leftChars="1400"/>
    </w:pPr>
  </w:style>
  <w:style w:type="paragraph" w:styleId="11">
    <w:name w:val="Balloon Text"/>
    <w:basedOn w:val="1"/>
    <w:link w:val="33"/>
    <w:unhideWhenUsed/>
    <w:uiPriority w:val="99"/>
    <w:rPr>
      <w:rFonts w:ascii="Heiti SC Light" w:eastAsia="Heiti SC Light"/>
      <w:sz w:val="18"/>
      <w:szCs w:val="18"/>
    </w:rPr>
  </w:style>
  <w:style w:type="paragraph" w:styleId="12">
    <w:name w:val="footer"/>
    <w:basedOn w:val="1"/>
    <w:link w:val="29"/>
    <w:uiPriority w:val="0"/>
    <w:pPr>
      <w:tabs>
        <w:tab w:val="center" w:pos="4153"/>
        <w:tab w:val="right" w:pos="8306"/>
      </w:tabs>
      <w:snapToGrid w:val="0"/>
      <w:jc w:val="left"/>
    </w:pPr>
    <w:rPr>
      <w:rFonts w:ascii="Cambria" w:hAnsi="Cambria" w:eastAsia="宋体" w:cs="黑体"/>
      <w:sz w:val="18"/>
      <w:szCs w:val="24"/>
    </w:rPr>
  </w:style>
  <w:style w:type="paragraph" w:styleId="13">
    <w:name w:val="header"/>
    <w:basedOn w:val="1"/>
    <w:link w:val="3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mbria" w:hAnsi="Cambria" w:eastAsia="宋体" w:cs="黑体"/>
      <w:sz w:val="18"/>
      <w:szCs w:val="24"/>
    </w:rPr>
  </w:style>
  <w:style w:type="paragraph" w:styleId="14">
    <w:name w:val="toc 1"/>
    <w:basedOn w:val="1"/>
    <w:next w:val="1"/>
    <w:uiPriority w:val="39"/>
  </w:style>
  <w:style w:type="paragraph" w:styleId="15">
    <w:name w:val="toc 4"/>
    <w:basedOn w:val="1"/>
    <w:next w:val="1"/>
    <w:unhideWhenUsed/>
    <w:uiPriority w:val="39"/>
    <w:pPr>
      <w:ind w:left="1260" w:leftChars="600"/>
    </w:pPr>
  </w:style>
  <w:style w:type="paragraph" w:styleId="16">
    <w:name w:val="toc 6"/>
    <w:basedOn w:val="1"/>
    <w:next w:val="1"/>
    <w:unhideWhenUsed/>
    <w:uiPriority w:val="39"/>
    <w:pPr>
      <w:ind w:left="2100" w:leftChars="1000"/>
    </w:pPr>
  </w:style>
  <w:style w:type="paragraph" w:styleId="17">
    <w:name w:val="toc 2"/>
    <w:basedOn w:val="1"/>
    <w:next w:val="1"/>
    <w:uiPriority w:val="39"/>
    <w:pPr>
      <w:ind w:left="420" w:leftChars="200"/>
    </w:pPr>
  </w:style>
  <w:style w:type="paragraph" w:styleId="18">
    <w:name w:val="toc 9"/>
    <w:basedOn w:val="1"/>
    <w:next w:val="1"/>
    <w:unhideWhenUsed/>
    <w:uiPriority w:val="39"/>
    <w:pPr>
      <w:ind w:left="3360" w:leftChars="1600"/>
    </w:pPr>
  </w:style>
  <w:style w:type="character" w:styleId="20">
    <w:name w:val="Hyperlink"/>
    <w:uiPriority w:val="99"/>
    <w:rPr>
      <w:color w:val="0000FF"/>
      <w:u w:val="single"/>
    </w:rPr>
  </w:style>
  <w:style w:type="paragraph" w:customStyle="1" w:styleId="22">
    <w:name w:val="ICSS_Cover_Title1"/>
    <w:basedOn w:val="1"/>
    <w:uiPriority w:val="0"/>
    <w:pPr>
      <w:spacing w:before="240" w:after="240" w:line="360" w:lineRule="auto"/>
    </w:pPr>
    <w:rPr>
      <w:rFonts w:ascii="Arial" w:hAnsi="Arial"/>
      <w:b/>
      <w:sz w:val="48"/>
    </w:rPr>
  </w:style>
  <w:style w:type="paragraph" w:customStyle="1" w:styleId="23">
    <w:name w:val="样式 标题 1CSS章标记H1H11H12H111H13H112PIM 1h1Section HeadHe..."/>
    <w:basedOn w:val="2"/>
    <w:uiPriority w:val="0"/>
    <w:pPr>
      <w:jc w:val="left"/>
    </w:pPr>
    <w:rPr>
      <w:rFonts w:cs="宋体"/>
      <w:bCs/>
    </w:rPr>
  </w:style>
  <w:style w:type="character" w:customStyle="1" w:styleId="24">
    <w:name w:val="标题 1字符"/>
    <w:aliases w:val="CSS章标记字符,H1字符,H11字符,H12字符,H111字符,H13字符,H112字符,PIM 1字符,h1字符,Section Head字符,Header1字符,章节字符,第一层字符,Level 1 Topic Heading字符,Heading 0字符,Level 1 Head字符,l1字符,1st level字符,H14字符,H15字符,H16字符,H17字符,LN字符,heading 1字符,Arial 14 Fett字符,Arial 14 Fett1字符,Head1字符"/>
    <w:basedOn w:val="19"/>
    <w:link w:val="2"/>
    <w:uiPriority w:val="0"/>
    <w:rPr>
      <w:rFonts w:ascii="Times New Roman" w:hAnsi="Times New Roman" w:eastAsia="宋体" w:cs="Times New Roman"/>
      <w:b/>
      <w:kern w:val="44"/>
      <w:sz w:val="44"/>
      <w:szCs w:val="20"/>
    </w:rPr>
  </w:style>
  <w:style w:type="character" w:customStyle="1" w:styleId="25">
    <w:name w:val="标题 2字符"/>
    <w:aliases w:val="CSS节标记字符,ICSS章标记字符,H2字符,sect 1.2字符,HD2字符,h2字符,Level 2 Topic Heading字符,2字符,Header 2字符,heading 2字符,DO NOT USE_h2字符,chn字符,Chapter Number/Appendix Letter字符,ACERHead 2字符,Underrubrik1字符,prop2字符,UNDERRUBRIK 1-2字符,2nd level字符,Titre2字符,l2字符,Head 2字符,A字符"/>
    <w:basedOn w:val="19"/>
    <w:link w:val="3"/>
    <w:uiPriority w:val="0"/>
    <w:rPr>
      <w:rFonts w:ascii="Arial" w:hAnsi="Arial" w:eastAsia="黑体" w:cs="Times New Roman"/>
      <w:b/>
      <w:sz w:val="32"/>
      <w:szCs w:val="20"/>
    </w:rPr>
  </w:style>
  <w:style w:type="character" w:customStyle="1" w:styleId="26">
    <w:name w:val="标题 3字符"/>
    <w:aliases w:val="CSS节内1级标记字符,H3字符,sect1.2.3字符,l3字符,CT字符,h3字符,BOD 0字符,Heading 3 - old字符,Level 3 Head字符,level_3字符,PIM 3字符,2nd Subhead字符,Bold Head字符,bh字符,ICSS节标记字符,3字符,PRTM Heading 3字符,第二层条字符,Level 3 Topic Heading字符,sect1.2.31字符,sect1.2.32字符,sect1.2.311字符,1.2.3.字符"/>
    <w:basedOn w:val="19"/>
    <w:link w:val="4"/>
    <w:uiPriority w:val="0"/>
    <w:rPr>
      <w:rFonts w:ascii="Times New Roman" w:hAnsi="Times New Roman" w:eastAsia="黑体" w:cs="Times New Roman"/>
      <w:b/>
      <w:sz w:val="28"/>
      <w:szCs w:val="20"/>
    </w:rPr>
  </w:style>
  <w:style w:type="character" w:customStyle="1" w:styleId="27">
    <w:name w:val="标题 4字符"/>
    <w:aliases w:val="CSS节内2级标记字符,标题 4 Char字符,CSS节内2级标记 Char字符,Heading 4 Char字符,h4字符,PIM 4字符,H4字符,第三层条字符,第四层字符,First Subheading字符,sect 1.2.3.4字符,Ref Heading 1字符,rh1字符,sect 1.2.3.41字符,Ref Heading 11字符,rh11字符,sect 1.2.3.42字符,Ref Heading 12字符,rh12字符,sect 1.2.3.411字符"/>
    <w:basedOn w:val="19"/>
    <w:link w:val="5"/>
    <w:uiPriority w:val="0"/>
    <w:rPr>
      <w:rFonts w:ascii="Arial" w:hAnsi="Arial" w:eastAsia="黑体" w:cs="Times New Roman"/>
      <w:b/>
      <w:sz w:val="28"/>
      <w:szCs w:val="20"/>
    </w:rPr>
  </w:style>
  <w:style w:type="character" w:customStyle="1" w:styleId="28">
    <w:name w:val="标题 5字符"/>
    <w:aliases w:val="CSS节内3级标记字符,CSS节内3级标记 Char Char Char字符,CSS节内3级标记 Char字符,第四层条字符,第五层字符,H5字符,Table label字符,h5字符,l5字符,hm字符,mh2字符,Module heading 2字符,Head 5字符,list 5字符,5字符,Second Subheading字符,Level 3 - i字符,dash字符,ds字符,dd字符,Block Label字符,PIM 5字符,Titre5字符,bullet2字符,L5字符"/>
    <w:basedOn w:val="19"/>
    <w:link w:val="6"/>
    <w:uiPriority w:val="0"/>
    <w:rPr>
      <w:rFonts w:ascii="Times New Roman" w:hAnsi="Times New Roman" w:eastAsia="宋体" w:cs="Times New Roman"/>
      <w:b/>
      <w:sz w:val="28"/>
      <w:szCs w:val="20"/>
    </w:rPr>
  </w:style>
  <w:style w:type="character" w:customStyle="1" w:styleId="29">
    <w:name w:val="页脚字符"/>
    <w:link w:val="12"/>
    <w:uiPriority w:val="0"/>
    <w:rPr>
      <w:sz w:val="18"/>
    </w:rPr>
  </w:style>
  <w:style w:type="character" w:customStyle="1" w:styleId="30">
    <w:name w:val="页脚字符1"/>
    <w:basedOn w:val="19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页眉字符"/>
    <w:link w:val="13"/>
    <w:uiPriority w:val="0"/>
    <w:rPr>
      <w:sz w:val="18"/>
    </w:rPr>
  </w:style>
  <w:style w:type="character" w:customStyle="1" w:styleId="32">
    <w:name w:val="页眉字符1"/>
    <w:basedOn w:val="19"/>
    <w:semiHidden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3">
    <w:name w:val="批注框文本字符"/>
    <w:basedOn w:val="19"/>
    <w:link w:val="11"/>
    <w:semiHidden/>
    <w:uiPriority w:val="99"/>
    <w:rPr>
      <w:rFonts w:ascii="Heiti SC Light" w:hAnsi="Times New Roman" w:eastAsia="Heiti SC Light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2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0.png"/><Relationship Id="rId16" Type="http://schemas.openxmlformats.org/officeDocument/2006/relationships/image" Target="media/image9.jpe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jpeg"/><Relationship Id="rId10" Type="http://schemas.openxmlformats.org/officeDocument/2006/relationships/image" Target="media/image3.png"/><Relationship Id="rId1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394</Words>
  <Characters>2250</Characters>
  <Lines>18</Lines>
  <Paragraphs>5</Paragraphs>
  <TotalTime>0</TotalTime>
  <ScaleCrop>false</ScaleCrop>
  <LinksUpToDate>false</LinksUpToDate>
  <CharactersWithSpaces>0</CharactersWithSpaces>
  <Application>WPS Office 个人版_9.1.0.4994_{F1E327BC-269C-435d-A152-05C5408002CA}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2015-06-26T00:37:00Z</dcterms:created>
  <dc:creator>楠凌 张</dc:creator>
  <cp:lastModifiedBy>zhangnanling</cp:lastModifiedBy>
  <dcterms:modified xsi:type="dcterms:W3CDTF">2015-06-26T01:03:59Z</dcterms:modified>
  <dc:title>AR试衣间系统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